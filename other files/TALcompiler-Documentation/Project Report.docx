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28E2" w:rsidRDefault="00A328E2" w:rsidP="00A328E2">
      <w:pPr>
        <w:rPr>
          <w:sz w:val="72"/>
          <w:szCs w:val="72"/>
        </w:rPr>
      </w:pPr>
    </w:p>
    <w:p w:rsidR="00A328E2" w:rsidRPr="008F47FB" w:rsidRDefault="00A328E2" w:rsidP="00A328E2">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0" w:author="rocks ayush" w:date="2019-04-24T00:56:00Z">
            <w:rPr>
              <w:b/>
              <w:sz w:val="72"/>
              <w:szCs w:val="72"/>
            </w:rPr>
          </w:rPrChange>
        </w:rPr>
      </w:pPr>
      <w:r w:rsidRPr="008F47FB">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 w:author="rocks ayush" w:date="2019-04-24T00:56:00Z">
            <w:rPr>
              <w:b/>
              <w:sz w:val="72"/>
              <w:szCs w:val="72"/>
            </w:rPr>
          </w:rPrChange>
        </w:rPr>
        <w:t>Project Report</w:t>
      </w:r>
    </w:p>
    <w:p w:rsidR="00A328E2" w:rsidRPr="008F47FB" w:rsidRDefault="00A328E2" w:rsidP="00A328E2">
      <w:pPr>
        <w:jc w:val="center"/>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 w:author="rocks ayush" w:date="2019-04-24T00:56:00Z">
            <w:rPr>
              <w:b/>
              <w:sz w:val="60"/>
              <w:szCs w:val="60"/>
            </w:rPr>
          </w:rPrChange>
        </w:rPr>
      </w:pPr>
      <w:r w:rsidRPr="008F47FB">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 w:author="rocks ayush" w:date="2019-04-24T00:56:00Z">
            <w:rPr>
              <w:b/>
              <w:sz w:val="60"/>
              <w:szCs w:val="60"/>
            </w:rPr>
          </w:rPrChange>
        </w:rPr>
        <w:t xml:space="preserve">On </w:t>
      </w:r>
      <w:del w:id="4" w:author="rocks ayush" w:date="2019-04-23T21:57:00Z">
        <w:r w:rsidRPr="008F47FB" w:rsidDel="00763EB7">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 w:author="rocks ayush" w:date="2019-04-24T00:56:00Z">
              <w:rPr>
                <w:b/>
                <w:sz w:val="60"/>
                <w:szCs w:val="60"/>
              </w:rPr>
            </w:rPrChange>
          </w:rPr>
          <w:delText>Student Feedback system</w:delText>
        </w:r>
      </w:del>
      <w:proofErr w:type="spellStart"/>
      <w:ins w:id="6" w:author="rocks ayush" w:date="2019-04-23T21:57:00Z">
        <w:r w:rsidR="00763EB7" w:rsidRPr="008F47FB">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7" w:author="rocks ayush" w:date="2019-04-24T00:56:00Z">
              <w:rPr>
                <w:b/>
                <w:sz w:val="60"/>
                <w:szCs w:val="60"/>
              </w:rPr>
            </w:rPrChange>
          </w:rPr>
          <w:t>TALcompiler</w:t>
        </w:r>
        <w:proofErr w:type="spellEnd"/>
        <w:r w:rsidR="00763EB7" w:rsidRPr="008F47FB">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8" w:author="rocks ayush" w:date="2019-04-24T00:56:00Z">
              <w:rPr>
                <w:b/>
                <w:sz w:val="60"/>
                <w:szCs w:val="60"/>
              </w:rPr>
            </w:rPrChange>
          </w:rPr>
          <w:t xml:space="preserve"> </w:t>
        </w:r>
      </w:ins>
    </w:p>
    <w:p w:rsidR="00A328E2" w:rsidRDefault="00A328E2" w:rsidP="00A328E2">
      <w:pPr>
        <w:jc w:val="center"/>
        <w:rPr>
          <w:sz w:val="60"/>
          <w:szCs w:val="60"/>
        </w:rPr>
      </w:pPr>
    </w:p>
    <w:p w:rsidR="00A328E2" w:rsidRDefault="00A328E2" w:rsidP="00A328E2">
      <w:pPr>
        <w:jc w:val="center"/>
        <w:rPr>
          <w:sz w:val="60"/>
          <w:szCs w:val="60"/>
        </w:rPr>
      </w:pPr>
      <w:r>
        <w:rPr>
          <w:noProof/>
          <w:sz w:val="60"/>
          <w:szCs w:val="60"/>
          <w:lang w:eastAsia="en-IN"/>
        </w:rPr>
        <w:drawing>
          <wp:inline distT="0" distB="0" distL="0" distR="0" wp14:anchorId="54227177" wp14:editId="4867D612">
            <wp:extent cx="2186940" cy="216174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JM-Kanpur-University-20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5832" cy="2190301"/>
                    </a:xfrm>
                    <a:prstGeom prst="rect">
                      <a:avLst/>
                    </a:prstGeom>
                  </pic:spPr>
                </pic:pic>
              </a:graphicData>
            </a:graphic>
          </wp:inline>
        </w:drawing>
      </w:r>
    </w:p>
    <w:p w:rsidR="00A328E2" w:rsidRPr="008F47FB" w:rsidRDefault="00A328E2" w:rsidP="00A328E2">
      <w:pPr>
        <w:jc w:val="cente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9" w:author="rocks ayush" w:date="2019-04-24T00:56:00Z">
            <w:rPr>
              <w:rFonts w:cstheme="minorHAnsi"/>
              <w:sz w:val="44"/>
              <w:szCs w:val="44"/>
            </w:rPr>
          </w:rPrChange>
        </w:rPr>
      </w:pPr>
      <w:r w:rsidRPr="008F47FB">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0" w:author="rocks ayush" w:date="2019-04-24T00:56:00Z">
            <w:rPr>
              <w:rFonts w:cstheme="minorHAnsi"/>
              <w:sz w:val="44"/>
              <w:szCs w:val="44"/>
            </w:rPr>
          </w:rPrChange>
        </w:rPr>
        <w:t>University Institute of Engineering and Technology</w:t>
      </w:r>
    </w:p>
    <w:p w:rsidR="00A328E2" w:rsidRDefault="00A328E2" w:rsidP="00A328E2">
      <w:pPr>
        <w:jc w:val="center"/>
        <w:rPr>
          <w:rFonts w:cstheme="minorHAnsi"/>
          <w:sz w:val="44"/>
          <w:szCs w:val="44"/>
        </w:rPr>
      </w:pPr>
      <w:proofErr w:type="spellStart"/>
      <w:r w:rsidRPr="008F47FB">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1" w:author="rocks ayush" w:date="2019-04-24T00:56:00Z">
            <w:rPr>
              <w:rFonts w:ascii="Arial" w:hAnsi="Arial" w:cs="Arial"/>
              <w:sz w:val="36"/>
              <w:szCs w:val="36"/>
              <w:shd w:val="clear" w:color="auto" w:fill="FFFFFF"/>
            </w:rPr>
          </w:rPrChange>
        </w:rPr>
        <w:t>Chhatrapati</w:t>
      </w:r>
      <w:proofErr w:type="spellEnd"/>
      <w:r w:rsidRPr="008F47FB">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2" w:author="rocks ayush" w:date="2019-04-24T00:56:00Z">
            <w:rPr>
              <w:rFonts w:ascii="Arial" w:hAnsi="Arial" w:cs="Arial"/>
              <w:sz w:val="36"/>
              <w:szCs w:val="36"/>
              <w:shd w:val="clear" w:color="auto" w:fill="FFFFFF"/>
            </w:rPr>
          </w:rPrChange>
        </w:rPr>
        <w:t xml:space="preserve"> </w:t>
      </w:r>
      <w:proofErr w:type="spellStart"/>
      <w:r w:rsidRPr="008F47FB">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3" w:author="rocks ayush" w:date="2019-04-24T00:56:00Z">
            <w:rPr>
              <w:rFonts w:ascii="Arial" w:hAnsi="Arial" w:cs="Arial"/>
              <w:sz w:val="36"/>
              <w:szCs w:val="36"/>
              <w:shd w:val="clear" w:color="auto" w:fill="FFFFFF"/>
            </w:rPr>
          </w:rPrChange>
        </w:rPr>
        <w:t>Shahu</w:t>
      </w:r>
      <w:proofErr w:type="spellEnd"/>
      <w:r w:rsidRPr="008F47FB">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 w:author="rocks ayush" w:date="2019-04-24T00:56:00Z">
            <w:rPr>
              <w:rFonts w:ascii="Arial" w:hAnsi="Arial" w:cs="Arial"/>
              <w:sz w:val="36"/>
              <w:szCs w:val="36"/>
              <w:shd w:val="clear" w:color="auto" w:fill="FFFFFF"/>
            </w:rPr>
          </w:rPrChange>
        </w:rPr>
        <w:t xml:space="preserve"> Ji Maharaj University, Kanpur</w:t>
      </w:r>
    </w:p>
    <w:tbl>
      <w:tblPr>
        <w:tblStyle w:val="TableGrid"/>
        <w:tblpPr w:leftFromText="180" w:rightFromText="180" w:vertAnchor="text" w:horzAnchor="margin" w:tblpY="147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5"/>
      </w:tblGrid>
      <w:tr w:rsidR="00E42502" w:rsidTr="00E42502">
        <w:trPr>
          <w:trHeight w:val="313"/>
          <w:ins w:id="15" w:author="rocks ayush" w:date="2019-04-23T22:07:00Z"/>
        </w:trPr>
        <w:tc>
          <w:tcPr>
            <w:tcW w:w="2655" w:type="dxa"/>
          </w:tcPr>
          <w:p w:rsidR="00E42502" w:rsidRPr="00E42502" w:rsidRDefault="00E42502" w:rsidP="00E42502">
            <w:pPr>
              <w:rPr>
                <w:ins w:id="16" w:author="rocks ayush" w:date="2019-04-23T22:07:00Z"/>
                <w:b/>
                <w:sz w:val="28"/>
                <w:szCs w:val="28"/>
                <w:u w:val="single"/>
                <w:rPrChange w:id="17" w:author="rocks ayush" w:date="2019-04-23T22:07:00Z">
                  <w:rPr>
                    <w:ins w:id="18" w:author="rocks ayush" w:date="2019-04-23T22:07:00Z"/>
                    <w:b/>
                    <w:sz w:val="28"/>
                    <w:szCs w:val="28"/>
                  </w:rPr>
                </w:rPrChange>
              </w:rPr>
            </w:pPr>
            <w:ins w:id="19" w:author="rocks ayush" w:date="2019-04-23T22:07:00Z">
              <w:r w:rsidRPr="00E42502">
                <w:rPr>
                  <w:b/>
                  <w:sz w:val="28"/>
                  <w:szCs w:val="28"/>
                  <w:u w:val="single"/>
                  <w:rPrChange w:id="20" w:author="rocks ayush" w:date="2019-04-23T22:07:00Z">
                    <w:rPr>
                      <w:b/>
                      <w:sz w:val="28"/>
                      <w:szCs w:val="28"/>
                    </w:rPr>
                  </w:rPrChange>
                </w:rPr>
                <w:t>Submitted To:</w:t>
              </w:r>
            </w:ins>
          </w:p>
          <w:p w:rsidR="00E42502" w:rsidRPr="00BA2A15" w:rsidRDefault="00E42502" w:rsidP="00E42502">
            <w:pPr>
              <w:rPr>
                <w:ins w:id="21" w:author="rocks ayush" w:date="2019-04-23T22:07:00Z"/>
                <w:b/>
                <w:sz w:val="28"/>
                <w:szCs w:val="28"/>
              </w:rPr>
            </w:pPr>
          </w:p>
        </w:tc>
      </w:tr>
      <w:tr w:rsidR="00E42502" w:rsidTr="00E42502">
        <w:trPr>
          <w:trHeight w:val="313"/>
          <w:ins w:id="22" w:author="rocks ayush" w:date="2019-04-23T22:07:00Z"/>
        </w:trPr>
        <w:tc>
          <w:tcPr>
            <w:tcW w:w="2655" w:type="dxa"/>
          </w:tcPr>
          <w:p w:rsidR="00E42502" w:rsidRDefault="00E42502" w:rsidP="00E42502">
            <w:pPr>
              <w:rPr>
                <w:ins w:id="23" w:author="rocks ayush" w:date="2019-04-23T22:07:00Z"/>
              </w:rPr>
            </w:pPr>
            <w:proofErr w:type="spellStart"/>
            <w:ins w:id="24" w:author="rocks ayush" w:date="2019-04-23T22:07:00Z">
              <w:r w:rsidRPr="00763EB7">
                <w:t>Dr.</w:t>
              </w:r>
              <w:proofErr w:type="spellEnd"/>
              <w:r w:rsidRPr="00763EB7">
                <w:t xml:space="preserve"> Alok Kumar</w:t>
              </w:r>
            </w:ins>
          </w:p>
        </w:tc>
      </w:tr>
      <w:tr w:rsidR="00E42502" w:rsidTr="00E42502">
        <w:trPr>
          <w:trHeight w:val="327"/>
          <w:ins w:id="25" w:author="rocks ayush" w:date="2019-04-23T22:07:00Z"/>
        </w:trPr>
        <w:tc>
          <w:tcPr>
            <w:tcW w:w="2655" w:type="dxa"/>
          </w:tcPr>
          <w:p w:rsidR="00E42502" w:rsidRDefault="00E42502" w:rsidP="00E42502">
            <w:pPr>
              <w:rPr>
                <w:ins w:id="26" w:author="rocks ayush" w:date="2019-04-23T22:07:00Z"/>
              </w:rPr>
            </w:pPr>
            <w:ins w:id="27" w:author="rocks ayush" w:date="2019-04-23T22:07:00Z">
              <w:r>
                <w:t>CSE Department</w:t>
              </w:r>
            </w:ins>
          </w:p>
        </w:tc>
      </w:tr>
      <w:tr w:rsidR="00E42502" w:rsidTr="00E42502">
        <w:trPr>
          <w:trHeight w:val="313"/>
          <w:ins w:id="28" w:author="rocks ayush" w:date="2019-04-23T22:07:00Z"/>
        </w:trPr>
        <w:tc>
          <w:tcPr>
            <w:tcW w:w="2655" w:type="dxa"/>
          </w:tcPr>
          <w:p w:rsidR="00E42502" w:rsidRDefault="00E42502" w:rsidP="00E42502">
            <w:pPr>
              <w:rPr>
                <w:ins w:id="29" w:author="rocks ayush" w:date="2019-04-23T22:07:00Z"/>
              </w:rPr>
            </w:pPr>
            <w:ins w:id="30" w:author="rocks ayush" w:date="2019-04-23T22:07:00Z">
              <w:r>
                <w:t>UIET CSJMU Kanpur</w:t>
              </w:r>
            </w:ins>
          </w:p>
        </w:tc>
      </w:tr>
    </w:tbl>
    <w:p w:rsidR="00A328E2" w:rsidRPr="00BE2E79" w:rsidRDefault="00A328E2" w:rsidP="00A328E2">
      <w:pPr>
        <w:rPr>
          <w:rFonts w:cstheme="minorHAnsi"/>
          <w:sz w:val="44"/>
          <w:szCs w:val="44"/>
        </w:rPr>
      </w:pPr>
    </w:p>
    <w:tbl>
      <w:tblPr>
        <w:tblStyle w:val="TableGrid"/>
        <w:tblpPr w:leftFromText="180" w:rightFromText="180" w:vertAnchor="text" w:horzAnchor="margin" w:tblpY="121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5"/>
      </w:tblGrid>
      <w:tr w:rsidR="00A328E2" w:rsidDel="00E42502" w:rsidTr="00A328E2">
        <w:trPr>
          <w:trHeight w:val="313"/>
          <w:del w:id="31" w:author="rocks ayush" w:date="2019-04-23T22:07:00Z"/>
        </w:trPr>
        <w:tc>
          <w:tcPr>
            <w:tcW w:w="2655" w:type="dxa"/>
          </w:tcPr>
          <w:p w:rsidR="00A328E2" w:rsidRPr="00BA2A15" w:rsidDel="00E42502" w:rsidRDefault="00A328E2" w:rsidP="00A328E2">
            <w:pPr>
              <w:rPr>
                <w:del w:id="32" w:author="rocks ayush" w:date="2019-04-23T22:07:00Z"/>
                <w:b/>
                <w:sz w:val="28"/>
                <w:szCs w:val="28"/>
              </w:rPr>
            </w:pPr>
            <w:del w:id="33" w:author="rocks ayush" w:date="2019-04-23T22:07:00Z">
              <w:r w:rsidRPr="00BA2A15" w:rsidDel="00E42502">
                <w:rPr>
                  <w:b/>
                  <w:sz w:val="28"/>
                  <w:szCs w:val="28"/>
                </w:rPr>
                <w:delText>Submitted To:</w:delText>
              </w:r>
            </w:del>
          </w:p>
        </w:tc>
      </w:tr>
      <w:tr w:rsidR="00A328E2" w:rsidDel="00E42502" w:rsidTr="00A328E2">
        <w:trPr>
          <w:trHeight w:val="313"/>
          <w:del w:id="34" w:author="rocks ayush" w:date="2019-04-23T22:07:00Z"/>
        </w:trPr>
        <w:tc>
          <w:tcPr>
            <w:tcW w:w="2655" w:type="dxa"/>
          </w:tcPr>
          <w:p w:rsidR="00A328E2" w:rsidDel="00E42502" w:rsidRDefault="00A328E2" w:rsidP="00A328E2">
            <w:pPr>
              <w:rPr>
                <w:del w:id="35" w:author="rocks ayush" w:date="2019-04-23T22:07:00Z"/>
              </w:rPr>
            </w:pPr>
            <w:del w:id="36" w:author="rocks ayush" w:date="2019-04-23T22:01:00Z">
              <w:r w:rsidRPr="00A328E2" w:rsidDel="00763EB7">
                <w:delText>Mr. Deepak Kumar Verma</w:delText>
              </w:r>
            </w:del>
          </w:p>
        </w:tc>
      </w:tr>
      <w:tr w:rsidR="00A328E2" w:rsidDel="00E42502" w:rsidTr="00A328E2">
        <w:trPr>
          <w:trHeight w:val="327"/>
          <w:del w:id="37" w:author="rocks ayush" w:date="2019-04-23T22:07:00Z"/>
        </w:trPr>
        <w:tc>
          <w:tcPr>
            <w:tcW w:w="2655" w:type="dxa"/>
          </w:tcPr>
          <w:p w:rsidR="00A328E2" w:rsidDel="00E42502" w:rsidRDefault="00A328E2" w:rsidP="00A328E2">
            <w:pPr>
              <w:rPr>
                <w:del w:id="38" w:author="rocks ayush" w:date="2019-04-23T22:07:00Z"/>
              </w:rPr>
            </w:pPr>
            <w:del w:id="39" w:author="rocks ayush" w:date="2019-04-23T22:07:00Z">
              <w:r w:rsidDel="00E42502">
                <w:delText>CSE Department</w:delText>
              </w:r>
            </w:del>
          </w:p>
        </w:tc>
      </w:tr>
      <w:tr w:rsidR="00A328E2" w:rsidDel="00E42502" w:rsidTr="00A328E2">
        <w:trPr>
          <w:trHeight w:val="313"/>
          <w:del w:id="40" w:author="rocks ayush" w:date="2019-04-23T22:07:00Z"/>
        </w:trPr>
        <w:tc>
          <w:tcPr>
            <w:tcW w:w="2655" w:type="dxa"/>
          </w:tcPr>
          <w:p w:rsidR="00A328E2" w:rsidDel="00E42502" w:rsidRDefault="00A328E2" w:rsidP="00A328E2">
            <w:pPr>
              <w:rPr>
                <w:del w:id="41" w:author="rocks ayush" w:date="2019-04-23T22:07:00Z"/>
              </w:rPr>
            </w:pPr>
            <w:del w:id="42" w:author="rocks ayush" w:date="2019-04-23T22:07:00Z">
              <w:r w:rsidDel="00E42502">
                <w:delText>UIET CSJMU Kanpur</w:delText>
              </w:r>
            </w:del>
          </w:p>
        </w:tc>
      </w:tr>
    </w:tbl>
    <w:tbl>
      <w:tblPr>
        <w:tblStyle w:val="TableGrid"/>
        <w:tblpPr w:leftFromText="180" w:rightFromText="180" w:vertAnchor="text" w:horzAnchor="page" w:tblpX="7333" w:tblpY="64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rocks ayush" w:date="2019-04-23T22:06:00Z">
          <w:tblPr>
            <w:tblStyle w:val="TableGrid"/>
            <w:tblpPr w:leftFromText="180" w:rightFromText="180" w:vertAnchor="text" w:horzAnchor="page" w:tblpX="6733" w:tblpY="14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866"/>
        <w:tblGridChange w:id="44">
          <w:tblGrid>
            <w:gridCol w:w="2963"/>
          </w:tblGrid>
        </w:tblGridChange>
      </w:tblGrid>
      <w:tr w:rsidR="00763EB7" w:rsidTr="00763EB7">
        <w:trPr>
          <w:trHeight w:val="424"/>
          <w:ins w:id="45" w:author="rocks ayush" w:date="2019-04-23T22:02:00Z"/>
          <w:trPrChange w:id="46" w:author="rocks ayush" w:date="2019-04-23T22:06:00Z">
            <w:trPr>
              <w:trHeight w:val="307"/>
            </w:trPr>
          </w:trPrChange>
        </w:trPr>
        <w:tc>
          <w:tcPr>
            <w:tcW w:w="3866" w:type="dxa"/>
            <w:tcPrChange w:id="47" w:author="rocks ayush" w:date="2019-04-23T22:06:00Z">
              <w:tcPr>
                <w:tcW w:w="2963" w:type="dxa"/>
              </w:tcPr>
            </w:tcPrChange>
          </w:tcPr>
          <w:p w:rsidR="00763EB7" w:rsidRPr="00E42502" w:rsidRDefault="00763EB7" w:rsidP="00763EB7">
            <w:pPr>
              <w:tabs>
                <w:tab w:val="left" w:pos="3924"/>
              </w:tabs>
              <w:rPr>
                <w:ins w:id="48" w:author="rocks ayush" w:date="2019-04-23T22:02:00Z"/>
                <w:b/>
                <w:sz w:val="28"/>
                <w:szCs w:val="28"/>
                <w:u w:val="single"/>
                <w:rPrChange w:id="49" w:author="rocks ayush" w:date="2019-04-23T22:07:00Z">
                  <w:rPr>
                    <w:ins w:id="50" w:author="rocks ayush" w:date="2019-04-23T22:02:00Z"/>
                    <w:b/>
                    <w:sz w:val="28"/>
                    <w:szCs w:val="28"/>
                  </w:rPr>
                </w:rPrChange>
              </w:rPr>
            </w:pPr>
            <w:ins w:id="51" w:author="rocks ayush" w:date="2019-04-23T22:02:00Z">
              <w:r w:rsidRPr="00E42502">
                <w:rPr>
                  <w:b/>
                  <w:sz w:val="28"/>
                  <w:szCs w:val="28"/>
                  <w:u w:val="single"/>
                  <w:rPrChange w:id="52" w:author="rocks ayush" w:date="2019-04-23T22:07:00Z">
                    <w:rPr>
                      <w:b/>
                      <w:sz w:val="28"/>
                      <w:szCs w:val="28"/>
                    </w:rPr>
                  </w:rPrChange>
                </w:rPr>
                <w:t>Submitted By:</w:t>
              </w:r>
            </w:ins>
          </w:p>
        </w:tc>
      </w:tr>
      <w:tr w:rsidR="00763EB7" w:rsidTr="00763EB7">
        <w:trPr>
          <w:trHeight w:val="2089"/>
          <w:ins w:id="53" w:author="rocks ayush" w:date="2019-04-23T22:04:00Z"/>
          <w:trPrChange w:id="54" w:author="rocks ayush" w:date="2019-04-23T22:06:00Z">
            <w:trPr>
              <w:trHeight w:val="1512"/>
            </w:trPr>
          </w:trPrChange>
        </w:trPr>
        <w:tc>
          <w:tcPr>
            <w:tcW w:w="3866" w:type="dxa"/>
            <w:tcPrChange w:id="55" w:author="rocks ayush" w:date="2019-04-23T22:06:00Z">
              <w:tcPr>
                <w:tcW w:w="2963" w:type="dxa"/>
              </w:tcPr>
            </w:tcPrChange>
          </w:tcPr>
          <w:p w:rsidR="00763EB7" w:rsidRDefault="00763EB7" w:rsidP="00763EB7">
            <w:pPr>
              <w:tabs>
                <w:tab w:val="left" w:pos="3924"/>
              </w:tabs>
              <w:rPr>
                <w:ins w:id="56" w:author="rocks ayush" w:date="2019-04-23T22:05:00Z"/>
              </w:rPr>
            </w:pPr>
          </w:p>
          <w:p w:rsidR="00763EB7" w:rsidRDefault="00763EB7" w:rsidP="00763EB7">
            <w:pPr>
              <w:tabs>
                <w:tab w:val="left" w:pos="3924"/>
              </w:tabs>
              <w:rPr>
                <w:ins w:id="57" w:author="rocks ayush" w:date="2019-04-23T22:04:00Z"/>
              </w:rPr>
            </w:pPr>
            <w:ins w:id="58" w:author="rocks ayush" w:date="2019-04-23T22:04:00Z">
              <w:r>
                <w:t>Abhishek Singh</w:t>
              </w:r>
            </w:ins>
          </w:p>
          <w:p w:rsidR="00763EB7" w:rsidRDefault="00763EB7" w:rsidP="00763EB7">
            <w:pPr>
              <w:tabs>
                <w:tab w:val="left" w:pos="3924"/>
              </w:tabs>
              <w:rPr>
                <w:ins w:id="59" w:author="rocks ayush" w:date="2019-04-23T22:05:00Z"/>
              </w:rPr>
            </w:pPr>
            <w:ins w:id="60" w:author="rocks ayush" w:date="2019-04-23T22:04:00Z">
              <w:r>
                <w:t>Roll No.-CSJMA160013900</w:t>
              </w:r>
            </w:ins>
            <w:ins w:id="61" w:author="rocks ayush" w:date="2019-04-24T00:48:00Z">
              <w:r w:rsidR="007E1FB8">
                <w:t>01</w:t>
              </w:r>
            </w:ins>
          </w:p>
          <w:p w:rsidR="00763EB7" w:rsidRDefault="00763EB7" w:rsidP="00763EB7">
            <w:pPr>
              <w:tabs>
                <w:tab w:val="left" w:pos="3924"/>
              </w:tabs>
              <w:rPr>
                <w:ins w:id="62" w:author="rocks ayush" w:date="2019-04-23T22:04:00Z"/>
              </w:rPr>
            </w:pPr>
          </w:p>
          <w:p w:rsidR="00763EB7" w:rsidRDefault="00763EB7" w:rsidP="00763EB7">
            <w:pPr>
              <w:tabs>
                <w:tab w:val="left" w:pos="3924"/>
              </w:tabs>
              <w:rPr>
                <w:ins w:id="63" w:author="rocks ayush" w:date="2019-04-23T22:04:00Z"/>
              </w:rPr>
            </w:pPr>
            <w:ins w:id="64" w:author="rocks ayush" w:date="2019-04-23T22:04:00Z">
              <w:r>
                <w:t>Anish Srivastava</w:t>
              </w:r>
            </w:ins>
          </w:p>
          <w:p w:rsidR="00763EB7" w:rsidRDefault="00763EB7" w:rsidP="00763EB7">
            <w:pPr>
              <w:tabs>
                <w:tab w:val="left" w:pos="3924"/>
              </w:tabs>
              <w:rPr>
                <w:ins w:id="65" w:author="rocks ayush" w:date="2019-04-23T22:04:00Z"/>
              </w:rPr>
            </w:pPr>
            <w:ins w:id="66" w:author="rocks ayush" w:date="2019-04-23T22:04:00Z">
              <w:r>
                <w:t>Roll No.-CSJMA160013900</w:t>
              </w:r>
            </w:ins>
            <w:ins w:id="67" w:author="rocks ayush" w:date="2019-04-24T00:48:00Z">
              <w:r w:rsidR="007E1FB8">
                <w:t>08</w:t>
              </w:r>
            </w:ins>
          </w:p>
          <w:p w:rsidR="00763EB7" w:rsidRDefault="00763EB7" w:rsidP="00763EB7">
            <w:pPr>
              <w:tabs>
                <w:tab w:val="left" w:pos="3924"/>
              </w:tabs>
              <w:rPr>
                <w:ins w:id="68" w:author="rocks ayush" w:date="2019-04-23T22:04:00Z"/>
              </w:rPr>
            </w:pPr>
          </w:p>
          <w:p w:rsidR="00763EB7" w:rsidRDefault="00763EB7" w:rsidP="00763EB7">
            <w:pPr>
              <w:tabs>
                <w:tab w:val="left" w:pos="3924"/>
              </w:tabs>
              <w:rPr>
                <w:ins w:id="69" w:author="rocks ayush" w:date="2019-04-23T22:04:00Z"/>
              </w:rPr>
            </w:pPr>
            <w:ins w:id="70" w:author="rocks ayush" w:date="2019-04-23T22:04:00Z">
              <w:r>
                <w:t xml:space="preserve">Ayush </w:t>
              </w:r>
              <w:proofErr w:type="spellStart"/>
              <w:r>
                <w:t>Chaurasia</w:t>
              </w:r>
              <w:proofErr w:type="spellEnd"/>
            </w:ins>
          </w:p>
          <w:p w:rsidR="00763EB7" w:rsidRDefault="00763EB7" w:rsidP="00763EB7">
            <w:pPr>
              <w:tabs>
                <w:tab w:val="left" w:pos="3924"/>
              </w:tabs>
              <w:rPr>
                <w:ins w:id="71" w:author="rocks ayush" w:date="2019-04-23T22:04:00Z"/>
              </w:rPr>
            </w:pPr>
            <w:ins w:id="72" w:author="rocks ayush" w:date="2019-04-23T22:04:00Z">
              <w:r>
                <w:t>Roll No.-CSJMA16001390016</w:t>
              </w:r>
            </w:ins>
          </w:p>
        </w:tc>
      </w:tr>
      <w:tr w:rsidR="00763EB7" w:rsidTr="00763EB7">
        <w:trPr>
          <w:trHeight w:val="424"/>
          <w:ins w:id="73" w:author="rocks ayush" w:date="2019-04-23T22:02:00Z"/>
          <w:trPrChange w:id="74" w:author="rocks ayush" w:date="2019-04-23T22:06:00Z">
            <w:trPr>
              <w:trHeight w:val="307"/>
            </w:trPr>
          </w:trPrChange>
        </w:trPr>
        <w:tc>
          <w:tcPr>
            <w:tcW w:w="3866" w:type="dxa"/>
            <w:tcPrChange w:id="75" w:author="rocks ayush" w:date="2019-04-23T22:06:00Z">
              <w:tcPr>
                <w:tcW w:w="2963" w:type="dxa"/>
              </w:tcPr>
            </w:tcPrChange>
          </w:tcPr>
          <w:p w:rsidR="00763EB7" w:rsidRDefault="00763EB7" w:rsidP="00815271">
            <w:pPr>
              <w:tabs>
                <w:tab w:val="left" w:pos="3924"/>
              </w:tabs>
              <w:rPr>
                <w:ins w:id="76" w:author="rocks ayush" w:date="2019-04-23T22:02:00Z"/>
              </w:rPr>
            </w:pPr>
          </w:p>
        </w:tc>
      </w:tr>
      <w:tr w:rsidR="00763EB7" w:rsidTr="00763EB7">
        <w:trPr>
          <w:trHeight w:val="93"/>
          <w:ins w:id="77" w:author="rocks ayush" w:date="2019-04-23T22:02:00Z"/>
          <w:trPrChange w:id="78" w:author="rocks ayush" w:date="2019-04-23T22:06:00Z">
            <w:trPr>
              <w:trHeight w:val="307"/>
            </w:trPr>
          </w:trPrChange>
        </w:trPr>
        <w:tc>
          <w:tcPr>
            <w:tcW w:w="3866" w:type="dxa"/>
            <w:tcPrChange w:id="79" w:author="rocks ayush" w:date="2019-04-23T22:06:00Z">
              <w:tcPr>
                <w:tcW w:w="2963" w:type="dxa"/>
              </w:tcPr>
            </w:tcPrChange>
          </w:tcPr>
          <w:p w:rsidR="00763EB7" w:rsidRDefault="00763EB7" w:rsidP="00763EB7">
            <w:pPr>
              <w:tabs>
                <w:tab w:val="left" w:pos="3924"/>
              </w:tabs>
              <w:rPr>
                <w:ins w:id="80" w:author="rocks ayush" w:date="2019-04-23T22:02:00Z"/>
              </w:rPr>
            </w:pPr>
          </w:p>
        </w:tc>
      </w:tr>
    </w:tbl>
    <w:p w:rsidR="00A328E2" w:rsidRPr="00BE2E79" w:rsidDel="00D47F70" w:rsidRDefault="00A328E2">
      <w:pPr>
        <w:rPr>
          <w:del w:id="81" w:author="rocks ayush" w:date="2019-04-23T22:13:00Z"/>
          <w:rFonts w:cstheme="minorHAnsi"/>
          <w:sz w:val="44"/>
          <w:szCs w:val="44"/>
        </w:rPr>
        <w:pPrChange w:id="82" w:author="rocks ayush" w:date="2019-04-23T22:12:00Z">
          <w:pPr>
            <w:jc w:val="center"/>
          </w:pPr>
        </w:pPrChange>
      </w:pPr>
    </w:p>
    <w:tbl>
      <w:tblPr>
        <w:tblStyle w:val="TableGrid"/>
        <w:tblpPr w:leftFromText="180" w:rightFromText="180" w:vertAnchor="text" w:horzAnchor="margin" w:tblpXSpec="right" w:tblpY="41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3"/>
      </w:tblGrid>
      <w:tr w:rsidR="00A328E2" w:rsidDel="00763EB7" w:rsidTr="00A328E2">
        <w:trPr>
          <w:trHeight w:val="307"/>
          <w:del w:id="83" w:author="rocks ayush" w:date="2019-04-23T22:02:00Z"/>
        </w:trPr>
        <w:tc>
          <w:tcPr>
            <w:tcW w:w="2963" w:type="dxa"/>
          </w:tcPr>
          <w:p w:rsidR="00A328E2" w:rsidRPr="00BA2A15" w:rsidDel="00763EB7" w:rsidRDefault="00A328E2" w:rsidP="00A328E2">
            <w:pPr>
              <w:tabs>
                <w:tab w:val="left" w:pos="3924"/>
              </w:tabs>
              <w:rPr>
                <w:del w:id="84" w:author="rocks ayush" w:date="2019-04-23T22:02:00Z"/>
                <w:b/>
                <w:sz w:val="28"/>
                <w:szCs w:val="28"/>
              </w:rPr>
            </w:pPr>
            <w:del w:id="85" w:author="rocks ayush" w:date="2019-04-23T22:02:00Z">
              <w:r w:rsidRPr="00BA2A15" w:rsidDel="00763EB7">
                <w:rPr>
                  <w:b/>
                  <w:sz w:val="28"/>
                  <w:szCs w:val="28"/>
                </w:rPr>
                <w:delText>Submitted By:</w:delText>
              </w:r>
            </w:del>
          </w:p>
        </w:tc>
      </w:tr>
      <w:tr w:rsidR="00A328E2" w:rsidDel="00763EB7" w:rsidTr="00A328E2">
        <w:trPr>
          <w:trHeight w:val="1512"/>
          <w:del w:id="86" w:author="rocks ayush" w:date="2019-04-23T22:02:00Z"/>
        </w:trPr>
        <w:tc>
          <w:tcPr>
            <w:tcW w:w="2963" w:type="dxa"/>
          </w:tcPr>
          <w:p w:rsidR="00A328E2" w:rsidDel="00763EB7" w:rsidRDefault="00A328E2" w:rsidP="00A328E2">
            <w:pPr>
              <w:tabs>
                <w:tab w:val="left" w:pos="3924"/>
              </w:tabs>
              <w:rPr>
                <w:del w:id="87" w:author="rocks ayush" w:date="2019-04-23T22:02:00Z"/>
              </w:rPr>
            </w:pPr>
            <w:del w:id="88" w:author="rocks ayush" w:date="2019-04-23T22:02:00Z">
              <w:r w:rsidDel="00763EB7">
                <w:delText>Ayush Chaurasia</w:delText>
              </w:r>
            </w:del>
          </w:p>
          <w:p w:rsidR="00A328E2" w:rsidDel="00763EB7" w:rsidRDefault="00A328E2" w:rsidP="00A328E2">
            <w:pPr>
              <w:tabs>
                <w:tab w:val="left" w:pos="3924"/>
              </w:tabs>
              <w:rPr>
                <w:del w:id="89" w:author="rocks ayush" w:date="2019-04-23T22:02:00Z"/>
              </w:rPr>
            </w:pPr>
            <w:del w:id="90" w:author="rocks ayush" w:date="2019-04-23T22:02:00Z">
              <w:r w:rsidDel="00763EB7">
                <w:delText>Roll No.-CSJMA16001390016</w:delText>
              </w:r>
            </w:del>
          </w:p>
          <w:p w:rsidR="00A328E2" w:rsidDel="00763EB7" w:rsidRDefault="00A328E2" w:rsidP="00A328E2">
            <w:pPr>
              <w:tabs>
                <w:tab w:val="left" w:pos="3924"/>
              </w:tabs>
              <w:rPr>
                <w:del w:id="91" w:author="rocks ayush" w:date="2019-04-23T22:02:00Z"/>
              </w:rPr>
            </w:pPr>
            <w:del w:id="92" w:author="rocks ayush" w:date="2019-04-23T22:02:00Z">
              <w:r w:rsidDel="00763EB7">
                <w:delText>CSE-3</w:delText>
              </w:r>
              <w:r w:rsidRPr="00A328E2" w:rsidDel="00763EB7">
                <w:rPr>
                  <w:vertAlign w:val="superscript"/>
                </w:rPr>
                <w:delText>rd</w:delText>
              </w:r>
              <w:r w:rsidDel="00763EB7">
                <w:delText xml:space="preserve"> Year (5</w:delText>
              </w:r>
              <w:r w:rsidRPr="00A328E2" w:rsidDel="00763EB7">
                <w:rPr>
                  <w:vertAlign w:val="superscript"/>
                </w:rPr>
                <w:delText>th</w:delText>
              </w:r>
              <w:r w:rsidDel="00763EB7">
                <w:delText xml:space="preserve"> SEM)</w:delText>
              </w:r>
            </w:del>
          </w:p>
          <w:p w:rsidR="00A328E2" w:rsidRPr="00A328E2" w:rsidDel="00763EB7" w:rsidRDefault="00A328E2" w:rsidP="00A328E2">
            <w:pPr>
              <w:tabs>
                <w:tab w:val="left" w:pos="3924"/>
              </w:tabs>
              <w:jc w:val="center"/>
              <w:rPr>
                <w:del w:id="93" w:author="rocks ayush" w:date="2019-04-23T22:02:00Z"/>
                <w:b/>
                <w:sz w:val="28"/>
                <w:szCs w:val="28"/>
              </w:rPr>
            </w:pPr>
            <w:del w:id="94" w:author="rocks ayush" w:date="2019-04-23T22:02:00Z">
              <w:r w:rsidRPr="00A328E2" w:rsidDel="00763EB7">
                <w:rPr>
                  <w:b/>
                  <w:sz w:val="28"/>
                  <w:szCs w:val="28"/>
                </w:rPr>
                <w:delText>And</w:delText>
              </w:r>
            </w:del>
          </w:p>
          <w:p w:rsidR="00A328E2" w:rsidDel="00763EB7" w:rsidRDefault="00A328E2" w:rsidP="00A328E2">
            <w:pPr>
              <w:tabs>
                <w:tab w:val="left" w:pos="3924"/>
              </w:tabs>
              <w:rPr>
                <w:del w:id="95" w:author="rocks ayush" w:date="2019-04-23T22:02:00Z"/>
              </w:rPr>
            </w:pPr>
            <w:del w:id="96" w:author="rocks ayush" w:date="2019-04-23T22:02:00Z">
              <w:r w:rsidDel="00763EB7">
                <w:delText>Rachit Agarwal</w:delText>
              </w:r>
            </w:del>
          </w:p>
          <w:p w:rsidR="00A328E2" w:rsidDel="00763EB7" w:rsidRDefault="00A328E2" w:rsidP="00A328E2">
            <w:pPr>
              <w:tabs>
                <w:tab w:val="left" w:pos="3924"/>
              </w:tabs>
              <w:rPr>
                <w:del w:id="97" w:author="rocks ayush" w:date="2019-04-23T22:02:00Z"/>
              </w:rPr>
            </w:pPr>
            <w:del w:id="98" w:author="rocks ayush" w:date="2019-04-23T22:02:00Z">
              <w:r w:rsidDel="00763EB7">
                <w:delText>Roll No.-CSJMA16001390039</w:delText>
              </w:r>
            </w:del>
          </w:p>
        </w:tc>
      </w:tr>
      <w:tr w:rsidR="00A328E2" w:rsidDel="00763EB7" w:rsidTr="00A328E2">
        <w:trPr>
          <w:trHeight w:val="307"/>
          <w:del w:id="99" w:author="rocks ayush" w:date="2019-04-23T22:02:00Z"/>
        </w:trPr>
        <w:tc>
          <w:tcPr>
            <w:tcW w:w="2963" w:type="dxa"/>
          </w:tcPr>
          <w:p w:rsidR="00A328E2" w:rsidDel="00763EB7" w:rsidRDefault="00A328E2" w:rsidP="00A328E2">
            <w:pPr>
              <w:tabs>
                <w:tab w:val="left" w:pos="3924"/>
              </w:tabs>
              <w:rPr>
                <w:del w:id="100" w:author="rocks ayush" w:date="2019-04-23T22:02:00Z"/>
              </w:rPr>
            </w:pPr>
            <w:del w:id="101" w:author="rocks ayush" w:date="2019-04-23T22:02:00Z">
              <w:r w:rsidDel="00763EB7">
                <w:delText>CSE-3</w:delText>
              </w:r>
              <w:r w:rsidRPr="00A328E2" w:rsidDel="00763EB7">
                <w:rPr>
                  <w:vertAlign w:val="superscript"/>
                </w:rPr>
                <w:delText>rd</w:delText>
              </w:r>
              <w:r w:rsidDel="00763EB7">
                <w:delText xml:space="preserve"> Year (5</w:delText>
              </w:r>
              <w:r w:rsidRPr="00A328E2" w:rsidDel="00763EB7">
                <w:rPr>
                  <w:vertAlign w:val="superscript"/>
                </w:rPr>
                <w:delText>th</w:delText>
              </w:r>
              <w:r w:rsidDel="00763EB7">
                <w:delText xml:space="preserve"> SEM)</w:delText>
              </w:r>
            </w:del>
          </w:p>
          <w:p w:rsidR="00A328E2" w:rsidDel="00763EB7" w:rsidRDefault="00A328E2" w:rsidP="00A328E2">
            <w:pPr>
              <w:tabs>
                <w:tab w:val="left" w:pos="3924"/>
              </w:tabs>
              <w:rPr>
                <w:del w:id="102" w:author="rocks ayush" w:date="2019-04-23T22:02:00Z"/>
              </w:rPr>
            </w:pPr>
          </w:p>
        </w:tc>
      </w:tr>
      <w:tr w:rsidR="00A328E2" w:rsidDel="00763EB7" w:rsidTr="00A328E2">
        <w:trPr>
          <w:trHeight w:val="307"/>
          <w:del w:id="103" w:author="rocks ayush" w:date="2019-04-23T22:02:00Z"/>
        </w:trPr>
        <w:tc>
          <w:tcPr>
            <w:tcW w:w="2963" w:type="dxa"/>
          </w:tcPr>
          <w:p w:rsidR="00A328E2" w:rsidDel="00763EB7" w:rsidRDefault="00A328E2" w:rsidP="00A328E2">
            <w:pPr>
              <w:tabs>
                <w:tab w:val="left" w:pos="3924"/>
              </w:tabs>
              <w:rPr>
                <w:del w:id="104" w:author="rocks ayush" w:date="2019-04-23T22:02:00Z"/>
              </w:rPr>
            </w:pPr>
          </w:p>
        </w:tc>
      </w:tr>
    </w:tbl>
    <w:p w:rsidR="00A328E2" w:rsidDel="00D47F70" w:rsidRDefault="00A328E2" w:rsidP="00A328E2">
      <w:pPr>
        <w:rPr>
          <w:del w:id="105" w:author="rocks ayush" w:date="2019-04-23T22:12:00Z"/>
          <w:rFonts w:cstheme="minorHAnsi"/>
          <w:sz w:val="44"/>
          <w:szCs w:val="44"/>
        </w:rPr>
      </w:pPr>
    </w:p>
    <w:p w:rsidR="00A328E2" w:rsidDel="00D47F70" w:rsidRDefault="00A328E2" w:rsidP="00A328E2">
      <w:pPr>
        <w:tabs>
          <w:tab w:val="left" w:pos="3576"/>
        </w:tabs>
        <w:rPr>
          <w:del w:id="106" w:author="rocks ayush" w:date="2019-04-23T22:12:00Z"/>
          <w:rFonts w:cstheme="minorHAnsi"/>
          <w:sz w:val="44"/>
          <w:szCs w:val="44"/>
        </w:rPr>
      </w:pPr>
      <w:del w:id="107" w:author="rocks ayush" w:date="2019-04-23T22:12:00Z">
        <w:r w:rsidDel="00D47F70">
          <w:rPr>
            <w:rFonts w:cstheme="minorHAnsi"/>
            <w:sz w:val="44"/>
            <w:szCs w:val="44"/>
          </w:rPr>
          <w:tab/>
        </w:r>
        <w:r w:rsidDel="00D47F70">
          <w:rPr>
            <w:rFonts w:cstheme="minorHAnsi"/>
            <w:sz w:val="44"/>
            <w:szCs w:val="44"/>
          </w:rPr>
          <w:tab/>
        </w:r>
        <w:r w:rsidDel="00D47F70">
          <w:rPr>
            <w:rFonts w:cstheme="minorHAnsi"/>
            <w:sz w:val="44"/>
            <w:szCs w:val="44"/>
          </w:rPr>
          <w:tab/>
        </w:r>
        <w:r w:rsidDel="00D47F70">
          <w:rPr>
            <w:rFonts w:cstheme="minorHAnsi"/>
            <w:sz w:val="44"/>
            <w:szCs w:val="44"/>
          </w:rPr>
          <w:tab/>
        </w:r>
        <w:r w:rsidDel="00D47F70">
          <w:rPr>
            <w:rFonts w:cstheme="minorHAnsi"/>
            <w:sz w:val="44"/>
            <w:szCs w:val="44"/>
          </w:rPr>
          <w:tab/>
        </w:r>
      </w:del>
    </w:p>
    <w:p w:rsidR="00A328E2" w:rsidDel="00D47F70" w:rsidRDefault="00A328E2" w:rsidP="00A328E2">
      <w:pPr>
        <w:tabs>
          <w:tab w:val="left" w:pos="3576"/>
        </w:tabs>
        <w:rPr>
          <w:del w:id="108" w:author="rocks ayush" w:date="2019-04-23T22:12:00Z"/>
          <w:rFonts w:cstheme="minorHAnsi"/>
          <w:sz w:val="44"/>
          <w:szCs w:val="44"/>
        </w:rPr>
      </w:pPr>
      <w:del w:id="109" w:author="rocks ayush" w:date="2019-04-23T22:12:00Z">
        <w:r w:rsidDel="00D47F70">
          <w:rPr>
            <w:rFonts w:cstheme="minorHAnsi"/>
            <w:sz w:val="44"/>
            <w:szCs w:val="44"/>
          </w:rPr>
          <w:tab/>
        </w:r>
      </w:del>
    </w:p>
    <w:p w:rsidR="00A328E2" w:rsidDel="00D47F70" w:rsidRDefault="00A328E2">
      <w:pPr>
        <w:tabs>
          <w:tab w:val="left" w:pos="3576"/>
        </w:tabs>
        <w:rPr>
          <w:del w:id="110" w:author="rocks ayush" w:date="2019-04-23T22:12:00Z"/>
          <w:rFonts w:cstheme="minorHAnsi"/>
          <w:sz w:val="44"/>
          <w:szCs w:val="44"/>
        </w:rPr>
        <w:pPrChange w:id="111" w:author="rocks ayush" w:date="2019-04-23T22:12:00Z">
          <w:pPr/>
        </w:pPrChange>
      </w:pPr>
      <w:del w:id="112" w:author="rocks ayush" w:date="2019-04-23T22:12:00Z">
        <w:r w:rsidDel="00D47F70">
          <w:rPr>
            <w:rFonts w:cstheme="minorHAnsi"/>
            <w:sz w:val="44"/>
            <w:szCs w:val="44"/>
          </w:rPr>
          <w:br w:type="page"/>
        </w:r>
      </w:del>
    </w:p>
    <w:p w:rsidR="00A328E2" w:rsidRPr="008E231B" w:rsidRDefault="00A328E2" w:rsidP="00A328E2">
      <w:pPr>
        <w:tabs>
          <w:tab w:val="left" w:pos="3576"/>
        </w:tabs>
        <w:rPr>
          <w:rFonts w:cstheme="minorHAnsi"/>
          <w:sz w:val="44"/>
          <w:szCs w:val="44"/>
        </w:rPr>
      </w:pPr>
      <w:r w:rsidRPr="008E231B">
        <w:rPr>
          <w:rFonts w:cstheme="minorHAnsi"/>
          <w:sz w:val="44"/>
          <w:szCs w:val="44"/>
        </w:rPr>
        <w:t>Table of Contents:</w:t>
      </w:r>
    </w:p>
    <w:p w:rsidR="00A328E2" w:rsidRDefault="00A328E2" w:rsidP="00A328E2">
      <w:pPr>
        <w:numPr>
          <w:ilvl w:val="0"/>
          <w:numId w:val="1"/>
        </w:numPr>
        <w:tabs>
          <w:tab w:val="left" w:pos="3576"/>
        </w:tabs>
        <w:contextualSpacing/>
        <w:rPr>
          <w:ins w:id="113" w:author="rocks ayush" w:date="2019-04-24T00:46:00Z"/>
          <w:rFonts w:cstheme="minorHAnsi"/>
          <w:sz w:val="44"/>
          <w:szCs w:val="40"/>
        </w:rPr>
      </w:pPr>
      <w:r>
        <w:rPr>
          <w:rFonts w:cstheme="minorHAnsi"/>
          <w:sz w:val="44"/>
          <w:szCs w:val="40"/>
        </w:rPr>
        <w:t xml:space="preserve"> </w:t>
      </w:r>
      <w:r w:rsidRPr="008E231B">
        <w:rPr>
          <w:rFonts w:cstheme="minorHAnsi"/>
          <w:sz w:val="44"/>
          <w:szCs w:val="40"/>
        </w:rPr>
        <w:t>Introduction</w:t>
      </w:r>
    </w:p>
    <w:p w:rsidR="007E1FB8" w:rsidRDefault="007E1FB8" w:rsidP="00A328E2">
      <w:pPr>
        <w:numPr>
          <w:ilvl w:val="0"/>
          <w:numId w:val="1"/>
        </w:numPr>
        <w:tabs>
          <w:tab w:val="left" w:pos="3576"/>
        </w:tabs>
        <w:contextualSpacing/>
        <w:rPr>
          <w:ins w:id="114" w:author="rocks ayush" w:date="2019-04-24T00:47:00Z"/>
          <w:rFonts w:cstheme="minorHAnsi"/>
          <w:sz w:val="44"/>
          <w:szCs w:val="40"/>
        </w:rPr>
      </w:pPr>
      <w:ins w:id="115" w:author="rocks ayush" w:date="2019-04-24T00:47:00Z">
        <w:r>
          <w:rPr>
            <w:rFonts w:cstheme="minorHAnsi"/>
            <w:sz w:val="44"/>
            <w:szCs w:val="40"/>
          </w:rPr>
          <w:t>Objective.</w:t>
        </w:r>
      </w:ins>
    </w:p>
    <w:p w:rsidR="007E1FB8" w:rsidRDefault="007E1FB8" w:rsidP="00A328E2">
      <w:pPr>
        <w:numPr>
          <w:ilvl w:val="0"/>
          <w:numId w:val="1"/>
        </w:numPr>
        <w:tabs>
          <w:tab w:val="left" w:pos="3576"/>
        </w:tabs>
        <w:contextualSpacing/>
        <w:rPr>
          <w:ins w:id="116" w:author="rocks ayush" w:date="2019-04-24T00:47:00Z"/>
          <w:rFonts w:cstheme="minorHAnsi"/>
          <w:sz w:val="44"/>
          <w:szCs w:val="40"/>
        </w:rPr>
      </w:pPr>
      <w:ins w:id="117" w:author="rocks ayush" w:date="2019-04-24T00:47:00Z">
        <w:r>
          <w:rPr>
            <w:rFonts w:cstheme="minorHAnsi"/>
            <w:sz w:val="44"/>
            <w:szCs w:val="40"/>
          </w:rPr>
          <w:t xml:space="preserve">Features of </w:t>
        </w:r>
        <w:proofErr w:type="spellStart"/>
        <w:r>
          <w:rPr>
            <w:rFonts w:cstheme="minorHAnsi"/>
            <w:sz w:val="44"/>
            <w:szCs w:val="40"/>
          </w:rPr>
          <w:t>TALcompiler</w:t>
        </w:r>
        <w:proofErr w:type="spellEnd"/>
        <w:r>
          <w:rPr>
            <w:rFonts w:cstheme="minorHAnsi"/>
            <w:sz w:val="44"/>
            <w:szCs w:val="40"/>
          </w:rPr>
          <w:t>.</w:t>
        </w:r>
      </w:ins>
    </w:p>
    <w:p w:rsidR="007E1FB8" w:rsidRDefault="007E1FB8" w:rsidP="00A328E2">
      <w:pPr>
        <w:numPr>
          <w:ilvl w:val="0"/>
          <w:numId w:val="1"/>
        </w:numPr>
        <w:tabs>
          <w:tab w:val="left" w:pos="3576"/>
        </w:tabs>
        <w:contextualSpacing/>
        <w:rPr>
          <w:ins w:id="118" w:author="rocks ayush" w:date="2019-04-24T00:47:00Z"/>
          <w:rFonts w:cstheme="minorHAnsi"/>
          <w:sz w:val="44"/>
          <w:szCs w:val="40"/>
        </w:rPr>
      </w:pPr>
      <w:ins w:id="119" w:author="rocks ayush" w:date="2019-04-24T00:47:00Z">
        <w:r>
          <w:rPr>
            <w:rFonts w:cstheme="minorHAnsi"/>
            <w:sz w:val="44"/>
            <w:szCs w:val="40"/>
          </w:rPr>
          <w:t>Some Rules of TA language.</w:t>
        </w:r>
      </w:ins>
    </w:p>
    <w:p w:rsidR="007E1FB8" w:rsidRDefault="007E1FB8" w:rsidP="00A328E2">
      <w:pPr>
        <w:numPr>
          <w:ilvl w:val="0"/>
          <w:numId w:val="1"/>
        </w:numPr>
        <w:tabs>
          <w:tab w:val="left" w:pos="3576"/>
        </w:tabs>
        <w:contextualSpacing/>
        <w:rPr>
          <w:ins w:id="120" w:author="rocks ayush" w:date="2019-04-24T00:48:00Z"/>
          <w:rFonts w:cstheme="minorHAnsi"/>
          <w:sz w:val="44"/>
          <w:szCs w:val="40"/>
        </w:rPr>
      </w:pPr>
      <w:ins w:id="121" w:author="rocks ayush" w:date="2019-04-24T00:47:00Z">
        <w:r>
          <w:rPr>
            <w:rFonts w:cstheme="minorHAnsi"/>
            <w:sz w:val="44"/>
            <w:szCs w:val="40"/>
          </w:rPr>
          <w:t>Imp</w:t>
        </w:r>
      </w:ins>
      <w:ins w:id="122" w:author="rocks ayush" w:date="2019-04-24T00:48:00Z">
        <w:r>
          <w:rPr>
            <w:rFonts w:cstheme="minorHAnsi"/>
            <w:sz w:val="44"/>
            <w:szCs w:val="40"/>
          </w:rPr>
          <w:t>lementation.</w:t>
        </w:r>
      </w:ins>
    </w:p>
    <w:p w:rsidR="007E1FB8" w:rsidRPr="008E231B" w:rsidRDefault="007E1FB8" w:rsidP="00A328E2">
      <w:pPr>
        <w:numPr>
          <w:ilvl w:val="0"/>
          <w:numId w:val="1"/>
        </w:numPr>
        <w:tabs>
          <w:tab w:val="left" w:pos="3576"/>
        </w:tabs>
        <w:contextualSpacing/>
        <w:rPr>
          <w:rFonts w:cstheme="minorHAnsi"/>
          <w:sz w:val="44"/>
          <w:szCs w:val="40"/>
        </w:rPr>
      </w:pPr>
      <w:ins w:id="123" w:author="rocks ayush" w:date="2019-04-24T00:48:00Z">
        <w:r>
          <w:rPr>
            <w:rFonts w:cstheme="minorHAnsi"/>
            <w:sz w:val="44"/>
            <w:szCs w:val="40"/>
          </w:rPr>
          <w:t>Execution of Sample Programs</w:t>
        </w:r>
      </w:ins>
    </w:p>
    <w:p w:rsidR="00360117" w:rsidRDefault="00360117"/>
    <w:p w:rsidR="00360117" w:rsidRDefault="00360117">
      <w:pPr>
        <w:rPr>
          <w:ins w:id="124" w:author="rocks ayush" w:date="2019-04-24T00:49:00Z"/>
        </w:rPr>
      </w:pPr>
      <w:r>
        <w:br w:type="page"/>
      </w:r>
    </w:p>
    <w:p w:rsidR="007E1FB8" w:rsidRPr="008F47FB" w:rsidRDefault="007E1FB8" w:rsidP="007E1FB8">
      <w:pPr>
        <w:pStyle w:val="Title"/>
        <w:rPr>
          <w:ins w:id="125" w:author="rocks ayush" w:date="2019-04-24T00:49:00Z"/>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26" w:author="rocks ayush" w:date="2019-04-24T00:56:00Z">
            <w:rPr>
              <w:ins w:id="127" w:author="rocks ayush" w:date="2019-04-24T00:49:00Z"/>
            </w:rPr>
          </w:rPrChange>
        </w:rPr>
      </w:pPr>
      <w:ins w:id="128" w:author="rocks ayush" w:date="2019-04-24T00:49:00Z">
        <w:r w:rsidRPr="008F47FB">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29" w:author="rocks ayush" w:date="2019-04-24T00:56:00Z">
              <w:rPr/>
            </w:rPrChange>
          </w:rPr>
          <w:lastRenderedPageBreak/>
          <w:t>Introduction</w:t>
        </w:r>
      </w:ins>
    </w:p>
    <w:p w:rsidR="007E1FB8" w:rsidRDefault="007E1FB8" w:rsidP="007E1FB8">
      <w:pPr>
        <w:rPr>
          <w:ins w:id="130" w:author="rocks ayush" w:date="2019-04-24T00:49:00Z"/>
        </w:rPr>
      </w:pPr>
    </w:p>
    <w:p w:rsidR="007E1FB8" w:rsidRDefault="007E1FB8" w:rsidP="007E1FB8">
      <w:pPr>
        <w:rPr>
          <w:ins w:id="131" w:author="rocks ayush" w:date="2019-04-24T00:51:00Z"/>
          <w:i/>
          <w:sz w:val="28"/>
        </w:rPr>
      </w:pPr>
      <w:ins w:id="132" w:author="rocks ayush" w:date="2019-04-24T00:51:00Z">
        <w:r>
          <w:rPr>
            <w:i/>
            <w:sz w:val="28"/>
          </w:rPr>
          <w:t>“</w:t>
        </w:r>
      </w:ins>
      <w:ins w:id="133" w:author="rocks ayush" w:date="2019-04-24T00:50:00Z">
        <w:r w:rsidRPr="007E1FB8">
          <w:rPr>
            <w:i/>
            <w:sz w:val="28"/>
            <w:rPrChange w:id="134" w:author="rocks ayush" w:date="2019-04-24T00:50:00Z">
              <w:rPr/>
            </w:rPrChange>
          </w:rPr>
          <w:t>A compiler is a computer program that translates computer code written in one programming language (the source language) into another programming language (the target language).</w:t>
        </w:r>
      </w:ins>
      <w:ins w:id="135" w:author="rocks ayush" w:date="2019-04-24T00:51:00Z">
        <w:r>
          <w:rPr>
            <w:i/>
            <w:sz w:val="28"/>
          </w:rPr>
          <w:t>”</w:t>
        </w:r>
      </w:ins>
    </w:p>
    <w:p w:rsidR="007E1FB8" w:rsidRDefault="007E1FB8" w:rsidP="007E1FB8">
      <w:pPr>
        <w:rPr>
          <w:ins w:id="136" w:author="rocks ayush" w:date="2019-04-24T00:54:00Z"/>
          <w:sz w:val="28"/>
        </w:rPr>
      </w:pPr>
    </w:p>
    <w:p w:rsidR="008F47FB" w:rsidRDefault="008F47FB" w:rsidP="008F47FB">
      <w:pPr>
        <w:pStyle w:val="Heading1"/>
        <w:rPr>
          <w:ins w:id="137" w:author="rocks ayush" w:date="2019-04-24T00:55:00Z"/>
        </w:rPr>
      </w:pPr>
      <w:ins w:id="138" w:author="rocks ayush" w:date="2019-04-24T00:54:00Z">
        <w:r>
          <w:t>Architecture of Compiler:</w:t>
        </w:r>
      </w:ins>
    </w:p>
    <w:p w:rsidR="008F47FB" w:rsidRPr="008F47FB" w:rsidRDefault="008F47FB" w:rsidP="008F47FB">
      <w:pPr>
        <w:rPr>
          <w:ins w:id="139" w:author="rocks ayush" w:date="2019-04-24T00:51:00Z"/>
        </w:rPr>
      </w:pPr>
    </w:p>
    <w:p w:rsidR="007E1FB8" w:rsidRPr="007E1FB8" w:rsidRDefault="007E1FB8" w:rsidP="008F47FB">
      <w:pPr>
        <w:rPr>
          <w:ins w:id="140" w:author="rocks ayush" w:date="2019-04-23T22:19:00Z"/>
          <w:sz w:val="28"/>
          <w:rPrChange w:id="141" w:author="rocks ayush" w:date="2019-04-24T00:51:00Z">
            <w:rPr>
              <w:ins w:id="142" w:author="rocks ayush" w:date="2019-04-23T22:19:00Z"/>
            </w:rPr>
          </w:rPrChange>
        </w:rPr>
      </w:pPr>
      <w:ins w:id="143" w:author="rocks ayush" w:date="2019-04-24T00:54:00Z">
        <w:r>
          <w:rPr>
            <w:noProof/>
          </w:rPr>
          <w:drawing>
            <wp:inline distT="0" distB="0" distL="0" distR="0">
              <wp:extent cx="5731510" cy="4801852"/>
              <wp:effectExtent l="0" t="0" r="2540" b="0"/>
              <wp:docPr id="34" name="Picture 34" descr="Image result for compil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il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01852"/>
                      </a:xfrm>
                      <a:prstGeom prst="rect">
                        <a:avLst/>
                      </a:prstGeom>
                      <a:noFill/>
                      <a:ln>
                        <a:noFill/>
                      </a:ln>
                    </pic:spPr>
                  </pic:pic>
                </a:graphicData>
              </a:graphic>
            </wp:inline>
          </w:drawing>
        </w:r>
      </w:ins>
    </w:p>
    <w:p w:rsidR="008F47FB" w:rsidRDefault="008F47FB" w:rsidP="00600B60">
      <w:pPr>
        <w:pStyle w:val="Title"/>
        <w:rPr>
          <w:ins w:id="144" w:author="rocks ayush" w:date="2019-04-24T00:55:00Z"/>
        </w:rPr>
      </w:pPr>
    </w:p>
    <w:p w:rsidR="008F47FB" w:rsidRDefault="008F47FB" w:rsidP="00600B60">
      <w:pPr>
        <w:pStyle w:val="Title"/>
        <w:rPr>
          <w:ins w:id="145" w:author="rocks ayush" w:date="2019-04-24T00:55:00Z"/>
        </w:rPr>
      </w:pPr>
    </w:p>
    <w:p w:rsidR="008F47FB" w:rsidRDefault="008F47FB" w:rsidP="00600B60">
      <w:pPr>
        <w:pStyle w:val="Title"/>
        <w:rPr>
          <w:ins w:id="146" w:author="rocks ayush" w:date="2019-04-24T00:55:00Z"/>
        </w:rPr>
      </w:pPr>
    </w:p>
    <w:p w:rsidR="00600B60" w:rsidRDefault="00600B60">
      <w:pPr>
        <w:pStyle w:val="Title"/>
        <w:rPr>
          <w:ins w:id="147" w:author="rocks ayush" w:date="2019-04-23T22:19:00Z"/>
        </w:rPr>
        <w:pPrChange w:id="148" w:author="rocks ayush" w:date="2019-04-23T22:19:00Z">
          <w:pPr/>
        </w:pPrChange>
      </w:pPr>
      <w:ins w:id="149" w:author="rocks ayush" w:date="2019-04-23T22:19:00Z">
        <w:r>
          <w:lastRenderedPageBreak/>
          <w:t>Objective</w:t>
        </w:r>
      </w:ins>
    </w:p>
    <w:p w:rsidR="00600B60" w:rsidRPr="00600B60" w:rsidRDefault="00600B60">
      <w:pPr>
        <w:rPr>
          <w:ins w:id="150" w:author="rocks ayush" w:date="2019-04-23T22:19:00Z"/>
          <w:sz w:val="28"/>
          <w:szCs w:val="28"/>
          <w:rPrChange w:id="151" w:author="rocks ayush" w:date="2019-04-23T22:22:00Z">
            <w:rPr>
              <w:ins w:id="152" w:author="rocks ayush" w:date="2019-04-23T22:19:00Z"/>
            </w:rPr>
          </w:rPrChange>
        </w:rPr>
      </w:pPr>
    </w:p>
    <w:p w:rsidR="00600B60" w:rsidRPr="00600B60" w:rsidRDefault="00600B60">
      <w:pPr>
        <w:pStyle w:val="ListParagraph"/>
        <w:numPr>
          <w:ilvl w:val="0"/>
          <w:numId w:val="21"/>
        </w:numPr>
        <w:rPr>
          <w:ins w:id="153" w:author="rocks ayush" w:date="2019-04-23T22:19:00Z"/>
          <w:sz w:val="28"/>
          <w:szCs w:val="28"/>
          <w:rPrChange w:id="154" w:author="rocks ayush" w:date="2019-04-23T22:22:00Z">
            <w:rPr>
              <w:ins w:id="155" w:author="rocks ayush" w:date="2019-04-23T22:19:00Z"/>
            </w:rPr>
          </w:rPrChange>
        </w:rPr>
        <w:pPrChange w:id="156" w:author="rocks ayush" w:date="2019-04-23T22:20:00Z">
          <w:pPr/>
        </w:pPrChange>
      </w:pPr>
      <w:ins w:id="157" w:author="rocks ayush" w:date="2019-04-23T22:20:00Z">
        <w:r w:rsidRPr="00600B60">
          <w:rPr>
            <w:sz w:val="28"/>
            <w:szCs w:val="28"/>
            <w:rPrChange w:id="158" w:author="rocks ayush" w:date="2019-04-23T22:22:00Z">
              <w:rPr/>
            </w:rPrChange>
          </w:rPr>
          <w:t>To build a compiler software for a Hypothetical Language</w:t>
        </w:r>
      </w:ins>
      <w:ins w:id="159" w:author="rocks ayush" w:date="2019-04-23T22:21:00Z">
        <w:r w:rsidRPr="00600B60">
          <w:rPr>
            <w:sz w:val="28"/>
            <w:szCs w:val="28"/>
            <w:rPrChange w:id="160" w:author="rocks ayush" w:date="2019-04-23T22:22:00Z">
              <w:rPr/>
            </w:rPrChange>
          </w:rPr>
          <w:t xml:space="preserve"> which is </w:t>
        </w:r>
        <w:r w:rsidRPr="00600B60">
          <w:rPr>
            <w:b/>
            <w:sz w:val="28"/>
            <w:szCs w:val="28"/>
            <w:rPrChange w:id="161" w:author="rocks ayush" w:date="2019-04-23T22:22:00Z">
              <w:rPr/>
            </w:rPrChange>
          </w:rPr>
          <w:t>Triple A Language(TAL)</w:t>
        </w:r>
        <w:r w:rsidRPr="00600B60">
          <w:rPr>
            <w:sz w:val="28"/>
            <w:szCs w:val="28"/>
            <w:rPrChange w:id="162" w:author="rocks ayush" w:date="2019-04-23T22:22:00Z">
              <w:rPr/>
            </w:rPrChange>
          </w:rPr>
          <w:t xml:space="preserve"> in our case.</w:t>
        </w:r>
      </w:ins>
    </w:p>
    <w:p w:rsidR="00600B60" w:rsidRDefault="00600B60">
      <w:pPr>
        <w:rPr>
          <w:ins w:id="163" w:author="rocks ayush" w:date="2019-04-23T22:19:00Z"/>
        </w:rPr>
      </w:pPr>
    </w:p>
    <w:p w:rsidR="00600B60" w:rsidRDefault="00600B60" w:rsidP="00600B60">
      <w:pPr>
        <w:pStyle w:val="Title"/>
        <w:rPr>
          <w:ins w:id="164" w:author="rocks ayush" w:date="2019-04-23T22:25:00Z"/>
        </w:rPr>
      </w:pPr>
      <w:ins w:id="165" w:author="rocks ayush" w:date="2019-04-23T22:24:00Z">
        <w:r>
          <w:t xml:space="preserve">Features </w:t>
        </w:r>
      </w:ins>
      <w:proofErr w:type="gramStart"/>
      <w:ins w:id="166" w:author="rocks ayush" w:date="2019-04-23T22:36:00Z">
        <w:r w:rsidR="00036E0F">
          <w:t>Of</w:t>
        </w:r>
        <w:proofErr w:type="gramEnd"/>
        <w:r w:rsidR="00036E0F">
          <w:t xml:space="preserve"> </w:t>
        </w:r>
        <w:proofErr w:type="spellStart"/>
        <w:r w:rsidR="00036E0F">
          <w:t>TALcompiler</w:t>
        </w:r>
      </w:ins>
      <w:proofErr w:type="spellEnd"/>
    </w:p>
    <w:p w:rsidR="00600B60" w:rsidRDefault="00600B60" w:rsidP="00600B60">
      <w:pPr>
        <w:rPr>
          <w:ins w:id="167" w:author="rocks ayush" w:date="2019-04-23T22:37:00Z"/>
        </w:rPr>
      </w:pPr>
    </w:p>
    <w:p w:rsidR="00036E0F" w:rsidRDefault="00815271">
      <w:pPr>
        <w:pStyle w:val="ListParagraph"/>
        <w:numPr>
          <w:ilvl w:val="0"/>
          <w:numId w:val="21"/>
        </w:numPr>
        <w:rPr>
          <w:ins w:id="168" w:author="rocks ayush" w:date="2019-04-23T22:25:00Z"/>
        </w:rPr>
        <w:pPrChange w:id="169" w:author="rocks ayush" w:date="2019-04-23T22:38:00Z">
          <w:pPr/>
        </w:pPrChange>
      </w:pPr>
      <w:ins w:id="170" w:author="rocks ayush" w:date="2019-04-23T22:39:00Z">
        <w:r>
          <w:rPr>
            <w:sz w:val="28"/>
            <w:szCs w:val="28"/>
          </w:rPr>
          <w:t xml:space="preserve">A program file with </w:t>
        </w:r>
        <w:proofErr w:type="gramStart"/>
        <w:r>
          <w:rPr>
            <w:sz w:val="28"/>
            <w:szCs w:val="28"/>
          </w:rPr>
          <w:t>“.</w:t>
        </w:r>
        <w:proofErr w:type="spellStart"/>
        <w:r>
          <w:rPr>
            <w:sz w:val="28"/>
            <w:szCs w:val="28"/>
          </w:rPr>
          <w:t>tal</w:t>
        </w:r>
        <w:proofErr w:type="spellEnd"/>
        <w:proofErr w:type="gramEnd"/>
        <w:r>
          <w:rPr>
            <w:sz w:val="28"/>
            <w:szCs w:val="28"/>
          </w:rPr>
          <w:t xml:space="preserve">” </w:t>
        </w:r>
      </w:ins>
      <w:ins w:id="171" w:author="rocks ayush" w:date="2019-04-23T22:40:00Z">
        <w:r>
          <w:rPr>
            <w:sz w:val="28"/>
            <w:szCs w:val="28"/>
          </w:rPr>
          <w:t>extension</w:t>
        </w:r>
      </w:ins>
      <w:ins w:id="172" w:author="rocks ayush" w:date="2019-04-23T22:39:00Z">
        <w:r>
          <w:rPr>
            <w:sz w:val="28"/>
            <w:szCs w:val="28"/>
          </w:rPr>
          <w:t xml:space="preserve"> </w:t>
        </w:r>
      </w:ins>
      <w:ins w:id="173" w:author="rocks ayush" w:date="2019-04-23T22:40:00Z">
        <w:r>
          <w:rPr>
            <w:sz w:val="28"/>
            <w:szCs w:val="28"/>
          </w:rPr>
          <w:t>should be given</w:t>
        </w:r>
      </w:ins>
      <w:ins w:id="174" w:author="rocks ayush" w:date="2019-04-23T22:39:00Z">
        <w:r>
          <w:rPr>
            <w:sz w:val="28"/>
            <w:szCs w:val="28"/>
          </w:rPr>
          <w:t xml:space="preserve"> as input</w:t>
        </w:r>
      </w:ins>
      <w:ins w:id="175" w:author="rocks ayush" w:date="2019-04-23T22:40:00Z">
        <w:r>
          <w:rPr>
            <w:sz w:val="28"/>
            <w:szCs w:val="28"/>
          </w:rPr>
          <w:t>.</w:t>
        </w:r>
      </w:ins>
    </w:p>
    <w:p w:rsidR="00600B60" w:rsidRDefault="00600B60" w:rsidP="00600B60">
      <w:pPr>
        <w:pStyle w:val="ListParagraph"/>
        <w:numPr>
          <w:ilvl w:val="0"/>
          <w:numId w:val="21"/>
        </w:numPr>
        <w:rPr>
          <w:ins w:id="176" w:author="rocks ayush" w:date="2019-04-23T22:27:00Z"/>
          <w:sz w:val="28"/>
          <w:szCs w:val="28"/>
        </w:rPr>
      </w:pPr>
      <w:ins w:id="177" w:author="rocks ayush" w:date="2019-04-23T22:25:00Z">
        <w:r w:rsidRPr="00600B60">
          <w:rPr>
            <w:sz w:val="28"/>
            <w:szCs w:val="28"/>
            <w:rPrChange w:id="178" w:author="rocks ayush" w:date="2019-04-23T22:25:00Z">
              <w:rPr/>
            </w:rPrChange>
          </w:rPr>
          <w:t xml:space="preserve">Can detect </w:t>
        </w:r>
        <w:r w:rsidRPr="00600B60">
          <w:rPr>
            <w:b/>
            <w:sz w:val="28"/>
            <w:szCs w:val="28"/>
            <w:rPrChange w:id="179" w:author="rocks ayush" w:date="2019-04-23T22:27:00Z">
              <w:rPr/>
            </w:rPrChange>
          </w:rPr>
          <w:t>L</w:t>
        </w:r>
        <w:r w:rsidRPr="00600B60">
          <w:rPr>
            <w:b/>
            <w:sz w:val="28"/>
            <w:szCs w:val="28"/>
            <w:rPrChange w:id="180" w:author="rocks ayush" w:date="2019-04-23T22:27:00Z">
              <w:rPr>
                <w:sz w:val="28"/>
                <w:szCs w:val="28"/>
              </w:rPr>
            </w:rPrChange>
          </w:rPr>
          <w:t>exic</w:t>
        </w:r>
      </w:ins>
      <w:ins w:id="181" w:author="rocks ayush" w:date="2019-04-23T22:26:00Z">
        <w:r w:rsidRPr="00600B60">
          <w:rPr>
            <w:b/>
            <w:sz w:val="28"/>
            <w:szCs w:val="28"/>
            <w:rPrChange w:id="182" w:author="rocks ayush" w:date="2019-04-23T22:27:00Z">
              <w:rPr>
                <w:sz w:val="28"/>
                <w:szCs w:val="28"/>
              </w:rPr>
            </w:rPrChange>
          </w:rPr>
          <w:t>al Errors</w:t>
        </w:r>
        <w:r>
          <w:rPr>
            <w:sz w:val="28"/>
            <w:szCs w:val="28"/>
          </w:rPr>
          <w:t xml:space="preserve"> i.e. invalid identifiers, inva</w:t>
        </w:r>
      </w:ins>
      <w:ins w:id="183" w:author="rocks ayush" w:date="2019-04-23T22:27:00Z">
        <w:r>
          <w:rPr>
            <w:sz w:val="28"/>
            <w:szCs w:val="28"/>
          </w:rPr>
          <w:t>lid characters, invalid symbols etc.</w:t>
        </w:r>
      </w:ins>
      <w:ins w:id="184" w:author="rocks ayush" w:date="2019-04-23T22:26:00Z">
        <w:r>
          <w:rPr>
            <w:sz w:val="28"/>
            <w:szCs w:val="28"/>
          </w:rPr>
          <w:t xml:space="preserve"> </w:t>
        </w:r>
      </w:ins>
    </w:p>
    <w:p w:rsidR="00600B60" w:rsidRDefault="00600B60" w:rsidP="00600B60">
      <w:pPr>
        <w:pStyle w:val="ListParagraph"/>
        <w:numPr>
          <w:ilvl w:val="0"/>
          <w:numId w:val="21"/>
        </w:numPr>
        <w:rPr>
          <w:ins w:id="185" w:author="rocks ayush" w:date="2019-04-23T22:31:00Z"/>
          <w:sz w:val="28"/>
          <w:szCs w:val="28"/>
        </w:rPr>
      </w:pPr>
      <w:ins w:id="186" w:author="rocks ayush" w:date="2019-04-23T22:28:00Z">
        <w:r>
          <w:rPr>
            <w:sz w:val="28"/>
            <w:szCs w:val="28"/>
          </w:rPr>
          <w:t>Can detect syntax error in programs</w:t>
        </w:r>
        <w:r w:rsidR="00036E0F">
          <w:rPr>
            <w:sz w:val="28"/>
            <w:szCs w:val="28"/>
          </w:rPr>
          <w:t>.</w:t>
        </w:r>
      </w:ins>
    </w:p>
    <w:p w:rsidR="00036E0F" w:rsidRDefault="00036E0F" w:rsidP="00600B60">
      <w:pPr>
        <w:pStyle w:val="ListParagraph"/>
        <w:numPr>
          <w:ilvl w:val="0"/>
          <w:numId w:val="21"/>
        </w:numPr>
        <w:rPr>
          <w:ins w:id="187" w:author="rocks ayush" w:date="2019-04-23T22:33:00Z"/>
          <w:sz w:val="28"/>
          <w:szCs w:val="28"/>
        </w:rPr>
      </w:pPr>
      <w:ins w:id="188" w:author="rocks ayush" w:date="2019-04-23T22:31:00Z">
        <w:r>
          <w:rPr>
            <w:sz w:val="28"/>
            <w:szCs w:val="28"/>
          </w:rPr>
          <w:t xml:space="preserve">Generates </w:t>
        </w:r>
        <w:r w:rsidRPr="00036E0F">
          <w:rPr>
            <w:b/>
            <w:sz w:val="28"/>
            <w:szCs w:val="28"/>
            <w:rPrChange w:id="189" w:author="rocks ayush" w:date="2019-04-23T22:33:00Z">
              <w:rPr>
                <w:sz w:val="28"/>
                <w:szCs w:val="28"/>
              </w:rPr>
            </w:rPrChange>
          </w:rPr>
          <w:t>tagtrace.log</w:t>
        </w:r>
        <w:r>
          <w:rPr>
            <w:sz w:val="28"/>
            <w:szCs w:val="28"/>
          </w:rPr>
          <w:t xml:space="preserve"> file </w:t>
        </w:r>
      </w:ins>
      <w:ins w:id="190" w:author="rocks ayush" w:date="2019-04-23T22:32:00Z">
        <w:r>
          <w:rPr>
            <w:sz w:val="28"/>
            <w:szCs w:val="28"/>
          </w:rPr>
          <w:t xml:space="preserve">containing </w:t>
        </w:r>
        <w:r w:rsidRPr="00036E0F">
          <w:rPr>
            <w:b/>
            <w:sz w:val="28"/>
            <w:szCs w:val="28"/>
            <w:rPrChange w:id="191" w:author="rocks ayush" w:date="2019-04-23T22:33:00Z">
              <w:rPr>
                <w:sz w:val="28"/>
                <w:szCs w:val="28"/>
              </w:rPr>
            </w:rPrChange>
          </w:rPr>
          <w:t>Token values and tags</w:t>
        </w:r>
        <w:r>
          <w:rPr>
            <w:sz w:val="28"/>
            <w:szCs w:val="28"/>
          </w:rPr>
          <w:t xml:space="preserve"> </w:t>
        </w:r>
      </w:ins>
      <w:ins w:id="192" w:author="rocks ayush" w:date="2019-04-23T22:33:00Z">
        <w:r>
          <w:rPr>
            <w:sz w:val="28"/>
            <w:szCs w:val="28"/>
          </w:rPr>
          <w:t>during</w:t>
        </w:r>
      </w:ins>
      <w:ins w:id="193" w:author="rocks ayush" w:date="2019-04-23T22:31:00Z">
        <w:r>
          <w:rPr>
            <w:sz w:val="28"/>
            <w:szCs w:val="28"/>
          </w:rPr>
          <w:t xml:space="preserve"> Lexical </w:t>
        </w:r>
      </w:ins>
      <w:ins w:id="194" w:author="rocks ayush" w:date="2019-04-23T22:33:00Z">
        <w:r>
          <w:rPr>
            <w:sz w:val="28"/>
            <w:szCs w:val="28"/>
          </w:rPr>
          <w:t>Analysis.</w:t>
        </w:r>
      </w:ins>
    </w:p>
    <w:p w:rsidR="00036E0F" w:rsidRDefault="00036E0F" w:rsidP="00600B60">
      <w:pPr>
        <w:pStyle w:val="ListParagraph"/>
        <w:numPr>
          <w:ilvl w:val="0"/>
          <w:numId w:val="21"/>
        </w:numPr>
        <w:rPr>
          <w:ins w:id="195" w:author="rocks ayush" w:date="2019-04-23T22:40:00Z"/>
          <w:sz w:val="28"/>
          <w:szCs w:val="28"/>
        </w:rPr>
      </w:pPr>
      <w:ins w:id="196" w:author="rocks ayush" w:date="2019-04-23T22:33:00Z">
        <w:r>
          <w:rPr>
            <w:sz w:val="28"/>
            <w:szCs w:val="28"/>
          </w:rPr>
          <w:t xml:space="preserve">Generate </w:t>
        </w:r>
        <w:r w:rsidRPr="00036E0F">
          <w:rPr>
            <w:b/>
            <w:sz w:val="28"/>
            <w:szCs w:val="28"/>
            <w:rPrChange w:id="197" w:author="rocks ayush" w:date="2019-04-23T22:35:00Z">
              <w:rPr>
                <w:sz w:val="28"/>
                <w:szCs w:val="28"/>
              </w:rPr>
            </w:rPrChange>
          </w:rPr>
          <w:t>parse</w:t>
        </w:r>
      </w:ins>
      <w:ins w:id="198" w:author="rocks ayush" w:date="2019-04-23T22:34:00Z">
        <w:r w:rsidRPr="00036E0F">
          <w:rPr>
            <w:b/>
            <w:sz w:val="28"/>
            <w:szCs w:val="28"/>
            <w:rPrChange w:id="199" w:author="rocks ayush" w:date="2019-04-23T22:35:00Z">
              <w:rPr>
                <w:sz w:val="28"/>
                <w:szCs w:val="28"/>
              </w:rPr>
            </w:rPrChange>
          </w:rPr>
          <w:t>log.log</w:t>
        </w:r>
        <w:r>
          <w:rPr>
            <w:sz w:val="28"/>
            <w:szCs w:val="28"/>
          </w:rPr>
          <w:t xml:space="preserve"> file containing all information </w:t>
        </w:r>
      </w:ins>
      <w:ins w:id="200" w:author="rocks ayush" w:date="2019-04-23T22:35:00Z">
        <w:r>
          <w:rPr>
            <w:sz w:val="28"/>
            <w:szCs w:val="28"/>
          </w:rPr>
          <w:t>about Syntax Analysis of entered program.</w:t>
        </w:r>
      </w:ins>
    </w:p>
    <w:p w:rsidR="00815271" w:rsidRDefault="00815271" w:rsidP="00600B60">
      <w:pPr>
        <w:pStyle w:val="ListParagraph"/>
        <w:numPr>
          <w:ilvl w:val="0"/>
          <w:numId w:val="21"/>
        </w:numPr>
        <w:rPr>
          <w:ins w:id="201" w:author="rocks ayush" w:date="2019-04-23T22:35:00Z"/>
          <w:sz w:val="28"/>
          <w:szCs w:val="28"/>
        </w:rPr>
      </w:pPr>
      <w:ins w:id="202" w:author="rocks ayush" w:date="2019-04-23T22:40:00Z">
        <w:r>
          <w:rPr>
            <w:sz w:val="28"/>
            <w:szCs w:val="28"/>
          </w:rPr>
          <w:t>Generate</w:t>
        </w:r>
      </w:ins>
      <w:ins w:id="203" w:author="rocks ayush" w:date="2019-04-23T22:41:00Z">
        <w:r>
          <w:rPr>
            <w:sz w:val="28"/>
            <w:szCs w:val="28"/>
          </w:rPr>
          <w:t>s</w:t>
        </w:r>
      </w:ins>
      <w:ins w:id="204" w:author="rocks ayush" w:date="2019-04-23T22:42:00Z">
        <w:r>
          <w:rPr>
            <w:sz w:val="28"/>
            <w:szCs w:val="28"/>
          </w:rPr>
          <w:t xml:space="preserve"> corresponding</w:t>
        </w:r>
      </w:ins>
      <w:ins w:id="205" w:author="rocks ayush" w:date="2019-04-23T22:41:00Z">
        <w:r>
          <w:rPr>
            <w:sz w:val="28"/>
            <w:szCs w:val="28"/>
          </w:rPr>
          <w:t xml:space="preserve"> </w:t>
        </w:r>
        <w:r w:rsidRPr="00815271">
          <w:rPr>
            <w:b/>
            <w:sz w:val="28"/>
            <w:szCs w:val="28"/>
            <w:rPrChange w:id="206" w:author="rocks ayush" w:date="2019-04-23T22:42:00Z">
              <w:rPr>
                <w:sz w:val="28"/>
                <w:szCs w:val="28"/>
              </w:rPr>
            </w:rPrChange>
          </w:rPr>
          <w:t>Error Messages</w:t>
        </w:r>
        <w:r>
          <w:rPr>
            <w:sz w:val="28"/>
            <w:szCs w:val="28"/>
          </w:rPr>
          <w:t xml:space="preserve"> if there is an error in input program</w:t>
        </w:r>
      </w:ins>
      <w:ins w:id="207" w:author="rocks ayush" w:date="2019-04-23T22:42:00Z">
        <w:r>
          <w:rPr>
            <w:sz w:val="28"/>
            <w:szCs w:val="28"/>
          </w:rPr>
          <w:t>.</w:t>
        </w:r>
      </w:ins>
    </w:p>
    <w:p w:rsidR="00036E0F" w:rsidRPr="00036E0F" w:rsidRDefault="00036E0F" w:rsidP="00815271">
      <w:pPr>
        <w:rPr>
          <w:ins w:id="208" w:author="rocks ayush" w:date="2019-04-23T22:22:00Z"/>
          <w:sz w:val="28"/>
          <w:szCs w:val="28"/>
          <w:rPrChange w:id="209" w:author="rocks ayush" w:date="2019-04-23T22:36:00Z">
            <w:rPr>
              <w:ins w:id="210" w:author="rocks ayush" w:date="2019-04-23T22:22:00Z"/>
            </w:rPr>
          </w:rPrChange>
        </w:rPr>
      </w:pPr>
    </w:p>
    <w:p w:rsidR="00036E0F" w:rsidRPr="00276C10" w:rsidRDefault="00815271">
      <w:pPr>
        <w:pStyle w:val="Title"/>
        <w:rPr>
          <w:ins w:id="211" w:author="rocks ayush" w:date="2019-04-23T22:37:00Z"/>
        </w:rPr>
        <w:pPrChange w:id="212" w:author="rocks ayush" w:date="2019-04-23T22:45:00Z">
          <w:pPr/>
        </w:pPrChange>
      </w:pPr>
      <w:ins w:id="213" w:author="rocks ayush" w:date="2019-04-23T22:44:00Z">
        <w:r w:rsidRPr="008F47FB">
          <w:t>Some Rules of Our Triple A Langu</w:t>
        </w:r>
      </w:ins>
      <w:ins w:id="214" w:author="rocks ayush" w:date="2019-04-23T22:45:00Z">
        <w:r w:rsidRPr="0073507B">
          <w:t>age</w:t>
        </w:r>
      </w:ins>
    </w:p>
    <w:p w:rsidR="00815271" w:rsidRDefault="00815271">
      <w:pPr>
        <w:pStyle w:val="ListParagraph"/>
        <w:rPr>
          <w:ins w:id="215" w:author="rocks ayush" w:date="2019-04-23T22:45:00Z"/>
          <w:sz w:val="28"/>
          <w:szCs w:val="28"/>
        </w:rPr>
        <w:pPrChange w:id="216" w:author="rocks ayush" w:date="2019-04-23T22:45:00Z">
          <w:pPr>
            <w:pStyle w:val="ListParagraph"/>
            <w:numPr>
              <w:numId w:val="21"/>
            </w:numPr>
            <w:ind w:hanging="360"/>
          </w:pPr>
        </w:pPrChange>
      </w:pPr>
    </w:p>
    <w:p w:rsidR="00815271" w:rsidRDefault="00815271" w:rsidP="00815271">
      <w:pPr>
        <w:pStyle w:val="ListParagraph"/>
        <w:numPr>
          <w:ilvl w:val="0"/>
          <w:numId w:val="21"/>
        </w:numPr>
        <w:rPr>
          <w:ins w:id="217" w:author="rocks ayush" w:date="2019-04-23T22:46:00Z"/>
          <w:sz w:val="28"/>
          <w:szCs w:val="28"/>
        </w:rPr>
      </w:pPr>
      <w:ins w:id="218" w:author="rocks ayush" w:date="2019-04-23T22:45:00Z">
        <w:r w:rsidRPr="002A7DAA">
          <w:rPr>
            <w:rStyle w:val="myChar"/>
            <w:rPrChange w:id="219" w:author="rocks ayush" w:date="2019-04-23T23:26:00Z">
              <w:rPr>
                <w:sz w:val="28"/>
                <w:szCs w:val="28"/>
              </w:rPr>
            </w:rPrChange>
          </w:rPr>
          <w:t>Progra</w:t>
        </w:r>
        <w:r>
          <w:rPr>
            <w:sz w:val="28"/>
            <w:szCs w:val="28"/>
          </w:rPr>
          <w:t xml:space="preserve">m should start with a pre-defined function named </w:t>
        </w:r>
      </w:ins>
      <w:proofErr w:type="gramStart"/>
      <w:ins w:id="220" w:author="rocks ayush" w:date="2019-04-23T22:46:00Z">
        <w:r>
          <w:rPr>
            <w:sz w:val="28"/>
            <w:szCs w:val="28"/>
          </w:rPr>
          <w:t>exe(</w:t>
        </w:r>
        <w:proofErr w:type="gramEnd"/>
        <w:r>
          <w:rPr>
            <w:sz w:val="28"/>
            <w:szCs w:val="28"/>
          </w:rPr>
          <w:t>).</w:t>
        </w:r>
      </w:ins>
    </w:p>
    <w:p w:rsidR="00815271" w:rsidRDefault="00815271" w:rsidP="00815271">
      <w:pPr>
        <w:pStyle w:val="ListParagraph"/>
        <w:numPr>
          <w:ilvl w:val="0"/>
          <w:numId w:val="21"/>
        </w:numPr>
        <w:rPr>
          <w:ins w:id="221" w:author="rocks ayush" w:date="2019-04-23T22:48:00Z"/>
          <w:sz w:val="28"/>
          <w:szCs w:val="28"/>
        </w:rPr>
      </w:pPr>
      <w:ins w:id="222" w:author="rocks ayush" w:date="2019-04-23T22:47:00Z">
        <w:r>
          <w:rPr>
            <w:sz w:val="28"/>
            <w:szCs w:val="28"/>
          </w:rPr>
          <w:t>Operation</w:t>
        </w:r>
      </w:ins>
      <w:ins w:id="223" w:author="rocks ayush" w:date="2019-04-23T22:48:00Z">
        <w:r>
          <w:rPr>
            <w:sz w:val="28"/>
            <w:szCs w:val="28"/>
          </w:rPr>
          <w:t>s</w:t>
        </w:r>
      </w:ins>
      <w:ins w:id="224" w:author="rocks ayush" w:date="2019-04-23T22:47:00Z">
        <w:r>
          <w:rPr>
            <w:sz w:val="28"/>
            <w:szCs w:val="28"/>
          </w:rPr>
          <w:t xml:space="preserve"> supported by the langu</w:t>
        </w:r>
      </w:ins>
      <w:ins w:id="225" w:author="rocks ayush" w:date="2019-04-23T22:48:00Z">
        <w:r>
          <w:rPr>
            <w:sz w:val="28"/>
            <w:szCs w:val="28"/>
          </w:rPr>
          <w:t>age are</w:t>
        </w:r>
      </w:ins>
      <w:ins w:id="226" w:author="rocks ayush" w:date="2019-04-23T22:47:00Z">
        <w:r>
          <w:rPr>
            <w:sz w:val="28"/>
            <w:szCs w:val="28"/>
          </w:rPr>
          <w:t xml:space="preserve"> </w:t>
        </w:r>
      </w:ins>
    </w:p>
    <w:p w:rsidR="00815271" w:rsidRDefault="00677F50" w:rsidP="00815271">
      <w:pPr>
        <w:pStyle w:val="ListParagraph"/>
        <w:numPr>
          <w:ilvl w:val="1"/>
          <w:numId w:val="21"/>
        </w:numPr>
        <w:rPr>
          <w:ins w:id="227" w:author="rocks ayush" w:date="2019-04-23T22:49:00Z"/>
          <w:sz w:val="28"/>
          <w:szCs w:val="28"/>
        </w:rPr>
      </w:pPr>
      <w:proofErr w:type="gramStart"/>
      <w:ins w:id="228" w:author="rocks ayush" w:date="2019-04-23T22:48:00Z">
        <w:r>
          <w:rPr>
            <w:sz w:val="28"/>
            <w:szCs w:val="28"/>
          </w:rPr>
          <w:t xml:space="preserve">Declaration </w:t>
        </w:r>
      </w:ins>
      <w:ins w:id="229" w:author="rocks ayush" w:date="2019-04-23T22:50:00Z">
        <w:r>
          <w:rPr>
            <w:sz w:val="28"/>
            <w:szCs w:val="28"/>
          </w:rPr>
          <w:t>.</w:t>
        </w:r>
      </w:ins>
      <w:proofErr w:type="gramEnd"/>
    </w:p>
    <w:p w:rsidR="00677F50" w:rsidRDefault="00677F50" w:rsidP="00815271">
      <w:pPr>
        <w:pStyle w:val="ListParagraph"/>
        <w:numPr>
          <w:ilvl w:val="1"/>
          <w:numId w:val="21"/>
        </w:numPr>
        <w:rPr>
          <w:ins w:id="230" w:author="rocks ayush" w:date="2019-04-23T22:49:00Z"/>
          <w:sz w:val="28"/>
          <w:szCs w:val="28"/>
        </w:rPr>
      </w:pPr>
      <w:ins w:id="231" w:author="rocks ayush" w:date="2019-04-23T22:49:00Z">
        <w:r>
          <w:rPr>
            <w:sz w:val="28"/>
            <w:szCs w:val="28"/>
          </w:rPr>
          <w:t>Mathematical Expressions.</w:t>
        </w:r>
      </w:ins>
    </w:p>
    <w:p w:rsidR="00677F50" w:rsidRDefault="00677F50" w:rsidP="00815271">
      <w:pPr>
        <w:pStyle w:val="ListParagraph"/>
        <w:numPr>
          <w:ilvl w:val="1"/>
          <w:numId w:val="21"/>
        </w:numPr>
        <w:rPr>
          <w:ins w:id="232" w:author="rocks ayush" w:date="2019-04-23T22:50:00Z"/>
          <w:sz w:val="28"/>
          <w:szCs w:val="28"/>
        </w:rPr>
      </w:pPr>
      <w:proofErr w:type="gramStart"/>
      <w:ins w:id="233" w:author="rocks ayush" w:date="2019-04-23T22:49:00Z">
        <w:r>
          <w:rPr>
            <w:sz w:val="28"/>
            <w:szCs w:val="28"/>
          </w:rPr>
          <w:t>s</w:t>
        </w:r>
      </w:ins>
      <w:ins w:id="234" w:author="rocks ayush" w:date="2019-04-23T22:50:00Z">
        <w:r>
          <w:rPr>
            <w:sz w:val="28"/>
            <w:szCs w:val="28"/>
          </w:rPr>
          <w:t>how(</w:t>
        </w:r>
        <w:proofErr w:type="gramEnd"/>
        <w:r>
          <w:rPr>
            <w:sz w:val="28"/>
            <w:szCs w:val="28"/>
          </w:rPr>
          <w:t>) function.</w:t>
        </w:r>
      </w:ins>
    </w:p>
    <w:p w:rsidR="00677F50" w:rsidRDefault="00677F50" w:rsidP="00815271">
      <w:pPr>
        <w:pStyle w:val="ListParagraph"/>
        <w:numPr>
          <w:ilvl w:val="1"/>
          <w:numId w:val="21"/>
        </w:numPr>
        <w:rPr>
          <w:ins w:id="235" w:author="rocks ayush" w:date="2019-04-23T22:51:00Z"/>
          <w:sz w:val="28"/>
          <w:szCs w:val="28"/>
        </w:rPr>
      </w:pPr>
      <w:proofErr w:type="spellStart"/>
      <w:proofErr w:type="gramStart"/>
      <w:ins w:id="236" w:author="rocks ayush" w:date="2019-04-23T22:50:00Z">
        <w:r>
          <w:rPr>
            <w:sz w:val="28"/>
            <w:szCs w:val="28"/>
          </w:rPr>
          <w:t>showLine</w:t>
        </w:r>
        <w:proofErr w:type="spellEnd"/>
        <w:r>
          <w:rPr>
            <w:sz w:val="28"/>
            <w:szCs w:val="28"/>
          </w:rPr>
          <w:t>(</w:t>
        </w:r>
        <w:proofErr w:type="gramEnd"/>
        <w:r>
          <w:rPr>
            <w:sz w:val="28"/>
            <w:szCs w:val="28"/>
          </w:rPr>
          <w:t>) function.</w:t>
        </w:r>
      </w:ins>
    </w:p>
    <w:p w:rsidR="006C473B" w:rsidRDefault="006C473B" w:rsidP="006C473B">
      <w:pPr>
        <w:pStyle w:val="ListParagraph"/>
        <w:rPr>
          <w:ins w:id="237" w:author="rocks ayush" w:date="2019-04-23T23:20:00Z"/>
          <w:sz w:val="28"/>
          <w:szCs w:val="28"/>
        </w:rPr>
      </w:pPr>
    </w:p>
    <w:p w:rsidR="006C473B" w:rsidRDefault="006C473B" w:rsidP="006C473B">
      <w:pPr>
        <w:pStyle w:val="ListParagraph"/>
        <w:rPr>
          <w:ins w:id="238" w:author="rocks ayush" w:date="2019-04-23T23:20:00Z"/>
          <w:sz w:val="28"/>
          <w:szCs w:val="28"/>
        </w:rPr>
      </w:pPr>
    </w:p>
    <w:p w:rsidR="006C473B" w:rsidRPr="00677F50" w:rsidRDefault="006C473B">
      <w:pPr>
        <w:pStyle w:val="ListParagraph"/>
        <w:rPr>
          <w:ins w:id="239" w:author="rocks ayush" w:date="2019-04-23T22:19:00Z"/>
          <w:sz w:val="28"/>
          <w:szCs w:val="28"/>
          <w:rPrChange w:id="240" w:author="rocks ayush" w:date="2019-04-23T22:50:00Z">
            <w:rPr>
              <w:ins w:id="241" w:author="rocks ayush" w:date="2019-04-23T22:19:00Z"/>
            </w:rPr>
          </w:rPrChange>
        </w:rPr>
        <w:pPrChange w:id="242" w:author="rocks ayush" w:date="2019-04-23T23:19:00Z">
          <w:pPr/>
        </w:pPrChange>
      </w:pPr>
    </w:p>
    <w:p w:rsidR="00600B60" w:rsidRPr="00036E0F" w:rsidRDefault="00600B60">
      <w:pPr>
        <w:rPr>
          <w:ins w:id="243" w:author="rocks ayush" w:date="2019-04-23T22:19:00Z"/>
          <w:sz w:val="28"/>
          <w:szCs w:val="28"/>
          <w:rPrChange w:id="244" w:author="rocks ayush" w:date="2019-04-23T22:37:00Z">
            <w:rPr>
              <w:ins w:id="245" w:author="rocks ayush" w:date="2019-04-23T22:19:00Z"/>
            </w:rPr>
          </w:rPrChange>
        </w:rPr>
      </w:pPr>
    </w:p>
    <w:p w:rsidR="00600B60" w:rsidRPr="00036E0F" w:rsidRDefault="00600B60">
      <w:pPr>
        <w:rPr>
          <w:ins w:id="246" w:author="rocks ayush" w:date="2019-04-23T22:19:00Z"/>
          <w:sz w:val="28"/>
          <w:szCs w:val="28"/>
          <w:rPrChange w:id="247" w:author="rocks ayush" w:date="2019-04-23T22:37:00Z">
            <w:rPr>
              <w:ins w:id="248" w:author="rocks ayush" w:date="2019-04-23T22:19:00Z"/>
            </w:rPr>
          </w:rPrChange>
        </w:rPr>
      </w:pPr>
    </w:p>
    <w:p w:rsidR="00600B60" w:rsidRPr="00036E0F" w:rsidRDefault="00600B60">
      <w:pPr>
        <w:rPr>
          <w:ins w:id="249" w:author="rocks ayush" w:date="2019-04-23T22:19:00Z"/>
          <w:sz w:val="28"/>
          <w:szCs w:val="28"/>
          <w:rPrChange w:id="250" w:author="rocks ayush" w:date="2019-04-23T22:38:00Z">
            <w:rPr>
              <w:ins w:id="251" w:author="rocks ayush" w:date="2019-04-23T22:19:00Z"/>
            </w:rPr>
          </w:rPrChange>
        </w:rPr>
      </w:pPr>
    </w:p>
    <w:p w:rsidR="00600B60" w:rsidRPr="007E1FB8" w:rsidRDefault="006C473B">
      <w:pPr>
        <w:pStyle w:val="Title"/>
        <w:ind w:left="1440" w:firstLine="720"/>
        <w:rPr>
          <w:ins w:id="252" w:author="rocks ayush" w:date="2019-04-23T22:19:00Z"/>
          <w:color w:val="000000" w:themeColor="text1"/>
          <w:sz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53" w:author="rocks ayush" w:date="2019-04-24T00:45:00Z">
            <w:rPr>
              <w:ins w:id="254" w:author="rocks ayush" w:date="2019-04-23T22:19:00Z"/>
            </w:rPr>
          </w:rPrChange>
        </w:rPr>
        <w:pPrChange w:id="255" w:author="rocks ayush" w:date="2019-04-24T00:45:00Z">
          <w:pPr/>
        </w:pPrChange>
      </w:pPr>
      <w:ins w:id="256" w:author="rocks ayush" w:date="2019-04-23T23:20:00Z">
        <w:r w:rsidRPr="007E1FB8">
          <w:rPr>
            <w:color w:val="000000" w:themeColor="text1"/>
            <w:spacing w:val="0"/>
            <w:sz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57" w:author="rocks ayush" w:date="2019-04-24T00:45:00Z">
              <w:rPr/>
            </w:rPrChange>
          </w:rPr>
          <w:t>Implementation</w:t>
        </w:r>
      </w:ins>
    </w:p>
    <w:p w:rsidR="00600B60" w:rsidRDefault="00600B60">
      <w:pPr>
        <w:rPr>
          <w:ins w:id="258" w:author="rocks ayush" w:date="2019-04-23T23:20:00Z"/>
        </w:rPr>
      </w:pPr>
    </w:p>
    <w:p w:rsidR="006C473B" w:rsidRDefault="006C473B">
      <w:pPr>
        <w:rPr>
          <w:ins w:id="259" w:author="rocks ayush" w:date="2019-04-23T23:20:00Z"/>
        </w:rPr>
      </w:pPr>
    </w:p>
    <w:p w:rsidR="006C473B" w:rsidRDefault="007E1FB8">
      <w:pPr>
        <w:rPr>
          <w:ins w:id="260" w:author="rocks ayush" w:date="2019-04-23T22:19:00Z"/>
        </w:rPr>
      </w:pPr>
      <w:ins w:id="261" w:author="rocks ayush" w:date="2019-04-24T00:44:00Z">
        <w:r>
          <w:rPr>
            <w:noProof/>
          </w:rPr>
          <w:t xml:space="preserve">                                         </w:t>
        </w:r>
      </w:ins>
      <w:ins w:id="262" w:author="rocks ayush" w:date="2019-04-24T00:43:00Z">
        <w:r>
          <w:rPr>
            <w:noProof/>
          </w:rPr>
          <w:t xml:space="preserve">  </w:t>
        </w:r>
      </w:ins>
      <w:ins w:id="263" w:author="rocks ayush" w:date="2019-04-23T23:22:00Z">
        <w:r w:rsidR="006C473B">
          <w:rPr>
            <w:noProof/>
          </w:rPr>
          <w:drawing>
            <wp:inline distT="0" distB="0" distL="0" distR="0">
              <wp:extent cx="3230880" cy="6141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880" cy="6141720"/>
                      </a:xfrm>
                      <a:prstGeom prst="rect">
                        <a:avLst/>
                      </a:prstGeom>
                      <a:noFill/>
                      <a:ln>
                        <a:noFill/>
                      </a:ln>
                    </pic:spPr>
                  </pic:pic>
                </a:graphicData>
              </a:graphic>
            </wp:inline>
          </w:drawing>
        </w:r>
      </w:ins>
    </w:p>
    <w:p w:rsidR="007E1FB8" w:rsidRDefault="007E1FB8">
      <w:pPr>
        <w:rPr>
          <w:ins w:id="264" w:author="rocks ayush" w:date="2019-04-24T00:44:00Z"/>
          <w:i/>
        </w:rPr>
      </w:pPr>
      <w:ins w:id="265" w:author="rocks ayush" w:date="2019-04-24T00:44:00Z">
        <w:r>
          <w:rPr>
            <w:i/>
          </w:rPr>
          <w:t xml:space="preserve">                                      </w:t>
        </w:r>
      </w:ins>
    </w:p>
    <w:p w:rsidR="00600B60" w:rsidRPr="002A7DAA" w:rsidRDefault="007E1FB8">
      <w:pPr>
        <w:rPr>
          <w:ins w:id="266" w:author="rocks ayush" w:date="2019-04-23T22:19:00Z"/>
          <w:i/>
          <w:rPrChange w:id="267" w:author="rocks ayush" w:date="2019-04-23T23:23:00Z">
            <w:rPr>
              <w:ins w:id="268" w:author="rocks ayush" w:date="2019-04-23T22:19:00Z"/>
            </w:rPr>
          </w:rPrChange>
        </w:rPr>
      </w:pPr>
      <w:ins w:id="269" w:author="rocks ayush" w:date="2019-04-24T00:44:00Z">
        <w:r>
          <w:rPr>
            <w:i/>
          </w:rPr>
          <w:t xml:space="preserve">                                                     </w:t>
        </w:r>
      </w:ins>
      <w:proofErr w:type="gramStart"/>
      <w:ins w:id="270" w:author="rocks ayush" w:date="2019-04-23T23:22:00Z">
        <w:r w:rsidR="006C473B" w:rsidRPr="002A7DAA">
          <w:rPr>
            <w:i/>
            <w:rPrChange w:id="271" w:author="rocks ayush" w:date="2019-04-23T23:23:00Z">
              <w:rPr/>
            </w:rPrChange>
          </w:rPr>
          <w:t>Image :</w:t>
        </w:r>
        <w:proofErr w:type="gramEnd"/>
        <w:r w:rsidR="006C473B" w:rsidRPr="002A7DAA">
          <w:rPr>
            <w:i/>
            <w:rPrChange w:id="272" w:author="rocks ayush" w:date="2019-04-23T23:23:00Z">
              <w:rPr/>
            </w:rPrChange>
          </w:rPr>
          <w:t xml:space="preserve"> file hierarchy </w:t>
        </w:r>
      </w:ins>
      <w:ins w:id="273" w:author="rocks ayush" w:date="2019-04-23T23:23:00Z">
        <w:r w:rsidR="002A7DAA" w:rsidRPr="002A7DAA">
          <w:rPr>
            <w:i/>
            <w:rPrChange w:id="274" w:author="rocks ayush" w:date="2019-04-23T23:23:00Z">
              <w:rPr/>
            </w:rPrChange>
          </w:rPr>
          <w:t xml:space="preserve">of </w:t>
        </w:r>
        <w:proofErr w:type="spellStart"/>
        <w:r w:rsidR="002A7DAA" w:rsidRPr="002A7DAA">
          <w:rPr>
            <w:i/>
            <w:rPrChange w:id="275" w:author="rocks ayush" w:date="2019-04-23T23:23:00Z">
              <w:rPr/>
            </w:rPrChange>
          </w:rPr>
          <w:t>TALcompiler</w:t>
        </w:r>
      </w:ins>
      <w:proofErr w:type="spellEnd"/>
      <w:ins w:id="276" w:author="rocks ayush" w:date="2019-04-23T23:22:00Z">
        <w:r w:rsidR="006C473B" w:rsidRPr="002A7DAA">
          <w:rPr>
            <w:i/>
            <w:rPrChange w:id="277" w:author="rocks ayush" w:date="2019-04-23T23:23:00Z">
              <w:rPr/>
            </w:rPrChange>
          </w:rPr>
          <w:t xml:space="preserve"> </w:t>
        </w:r>
      </w:ins>
    </w:p>
    <w:p w:rsidR="00600B60" w:rsidRDefault="00600B60">
      <w:pPr>
        <w:rPr>
          <w:ins w:id="278" w:author="rocks ayush" w:date="2019-04-23T22:19:00Z"/>
        </w:rPr>
      </w:pPr>
    </w:p>
    <w:p w:rsidR="00600B60" w:rsidRDefault="00600B60">
      <w:pPr>
        <w:rPr>
          <w:ins w:id="279" w:author="rocks ayush" w:date="2019-04-23T22:19:00Z"/>
        </w:rPr>
      </w:pPr>
    </w:p>
    <w:p w:rsidR="00600B60" w:rsidRPr="007E1FB8" w:rsidRDefault="002A7DAA">
      <w:pPr>
        <w:pStyle w:val="Heading1"/>
        <w:ind w:left="2160" w:firstLine="720"/>
        <w:rPr>
          <w:ins w:id="280" w:author="rocks ayush" w:date="2019-04-23T23:25:00Z"/>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81" w:author="rocks ayush" w:date="2019-04-24T00:45:00Z">
            <w:rPr>
              <w:ins w:id="282" w:author="rocks ayush" w:date="2019-04-23T23:25:00Z"/>
            </w:rPr>
          </w:rPrChange>
        </w:rPr>
        <w:pPrChange w:id="283" w:author="rocks ayush" w:date="2019-04-24T00:44:00Z">
          <w:pPr>
            <w:pStyle w:val="Heading1"/>
          </w:pPr>
        </w:pPrChange>
      </w:pPr>
      <w:ins w:id="284" w:author="rocks ayush" w:date="2019-04-23T23:24:00Z">
        <w:r w:rsidRPr="007E1FB8">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85" w:author="rocks ayush" w:date="2019-04-24T00:45:00Z">
              <w:rPr/>
            </w:rPrChange>
          </w:rPr>
          <w:lastRenderedPageBreak/>
          <w:t>Lexical Analyzer</w:t>
        </w:r>
      </w:ins>
    </w:p>
    <w:p w:rsidR="002A7DAA" w:rsidRDefault="002A7DAA" w:rsidP="002A7DAA">
      <w:pPr>
        <w:rPr>
          <w:ins w:id="286" w:author="rocks ayush" w:date="2019-04-23T23:25:00Z"/>
        </w:rPr>
      </w:pPr>
    </w:p>
    <w:p w:rsidR="002A7DAA" w:rsidRPr="002A7DAA" w:rsidRDefault="002A7DAA" w:rsidP="002A7DAA">
      <w:pPr>
        <w:pStyle w:val="Heading2"/>
        <w:rPr>
          <w:ins w:id="287" w:author="rocks ayush" w:date="2019-04-23T23:29:00Z"/>
          <w:rStyle w:val="myChar"/>
          <w:color w:val="auto"/>
        </w:rPr>
      </w:pPr>
      <w:ins w:id="288" w:author="rocks ayush" w:date="2019-04-23T23:25:00Z">
        <w:r w:rsidRPr="00BF1706">
          <w:rPr>
            <w:sz w:val="28"/>
            <w:szCs w:val="28"/>
            <w:rPrChange w:id="289" w:author="rocks ayush" w:date="2019-04-23T23:48:00Z">
              <w:rPr>
                <w:rFonts w:eastAsiaTheme="minorEastAsia"/>
                <w:color w:val="000000" w:themeColor="text1"/>
                <w:sz w:val="28"/>
                <w:szCs w:val="28"/>
              </w:rPr>
            </w:rPrChange>
          </w:rPr>
          <w:t>Token class:</w:t>
        </w:r>
        <w:r>
          <w:t xml:space="preserve"> </w:t>
        </w:r>
      </w:ins>
      <w:ins w:id="290" w:author="rocks ayush" w:date="2019-04-23T23:31:00Z">
        <w:r w:rsidRPr="008F47FB">
          <w:rPr>
            <w:rStyle w:val="myChar"/>
            <w:color w:val="auto"/>
          </w:rPr>
          <w:t>P</w:t>
        </w:r>
      </w:ins>
      <w:ins w:id="291" w:author="rocks ayush" w:date="2019-04-23T23:26:00Z">
        <w:r w:rsidRPr="002A7DAA">
          <w:rPr>
            <w:rStyle w:val="myChar"/>
            <w:color w:val="auto"/>
            <w:rPrChange w:id="292" w:author="rocks ayush" w:date="2019-04-23T23:31:00Z">
              <w:rPr/>
            </w:rPrChange>
          </w:rPr>
          <w:t>ar</w:t>
        </w:r>
      </w:ins>
      <w:ins w:id="293" w:author="rocks ayush" w:date="2019-04-23T23:27:00Z">
        <w:r w:rsidRPr="008F47FB">
          <w:rPr>
            <w:rStyle w:val="myChar"/>
            <w:color w:val="auto"/>
          </w:rPr>
          <w:t xml:space="preserve">ent class of the </w:t>
        </w:r>
        <w:r w:rsidRPr="0073507B">
          <w:rPr>
            <w:rStyle w:val="myChar"/>
            <w:color w:val="auto"/>
          </w:rPr>
          <w:t>following classes</w:t>
        </w:r>
      </w:ins>
      <w:ins w:id="294" w:author="rocks ayush" w:date="2019-04-23T23:31:00Z">
        <w:r w:rsidRPr="002A7DAA">
          <w:rPr>
            <w:rStyle w:val="myChar"/>
            <w:color w:val="auto"/>
          </w:rPr>
          <w:t>-</w:t>
        </w:r>
      </w:ins>
    </w:p>
    <w:p w:rsidR="002A7DAA" w:rsidRPr="002A7DAA" w:rsidRDefault="002A7DAA">
      <w:pPr>
        <w:rPr>
          <w:ins w:id="295" w:author="rocks ayush" w:date="2019-04-23T23:27:00Z"/>
          <w:rPrChange w:id="296" w:author="rocks ayush" w:date="2019-04-23T23:29:00Z">
            <w:rPr>
              <w:ins w:id="297" w:author="rocks ayush" w:date="2019-04-23T23:27:00Z"/>
              <w:rStyle w:val="myChar"/>
              <w:color w:val="auto"/>
            </w:rPr>
          </w:rPrChange>
        </w:rPr>
        <w:pPrChange w:id="298" w:author="rocks ayush" w:date="2019-04-23T23:29:00Z">
          <w:pPr>
            <w:pStyle w:val="Heading2"/>
          </w:pPr>
        </w:pPrChange>
      </w:pPr>
    </w:p>
    <w:p w:rsidR="008F47FB" w:rsidRDefault="002A7DAA">
      <w:pPr>
        <w:pStyle w:val="Style1"/>
        <w:numPr>
          <w:ilvl w:val="0"/>
          <w:numId w:val="21"/>
        </w:numPr>
        <w:rPr>
          <w:ins w:id="299" w:author="rocks ayush" w:date="2019-04-24T01:00:00Z"/>
        </w:rPr>
        <w:pPrChange w:id="300" w:author="rocks ayush" w:date="2019-04-24T00:59:00Z">
          <w:pPr/>
        </w:pPrChange>
      </w:pPr>
      <w:ins w:id="301" w:author="rocks ayush" w:date="2019-04-23T23:28:00Z">
        <w:r>
          <w:t>FloatNO.java</w:t>
        </w:r>
      </w:ins>
    </w:p>
    <w:p w:rsidR="008F47FB" w:rsidRDefault="002A7DAA" w:rsidP="008F47FB">
      <w:pPr>
        <w:pStyle w:val="Style1"/>
        <w:numPr>
          <w:ilvl w:val="0"/>
          <w:numId w:val="21"/>
        </w:numPr>
        <w:rPr>
          <w:ins w:id="302" w:author="rocks ayush" w:date="2019-04-24T01:00:00Z"/>
        </w:rPr>
      </w:pPr>
      <w:ins w:id="303" w:author="rocks ayush" w:date="2019-04-23T23:28:00Z">
        <w:r>
          <w:t>IntNo.java</w:t>
        </w:r>
      </w:ins>
    </w:p>
    <w:p w:rsidR="008F47FB" w:rsidRDefault="002A7DAA" w:rsidP="0073507B">
      <w:pPr>
        <w:pStyle w:val="Style1"/>
        <w:numPr>
          <w:ilvl w:val="0"/>
          <w:numId w:val="21"/>
        </w:numPr>
        <w:rPr>
          <w:ins w:id="304" w:author="rocks ayush" w:date="2019-04-24T01:00:00Z"/>
        </w:rPr>
      </w:pPr>
      <w:ins w:id="305" w:author="rocks ayush" w:date="2019-04-23T23:28:00Z">
        <w:r>
          <w:t>Identifier.java</w:t>
        </w:r>
      </w:ins>
    </w:p>
    <w:p w:rsidR="008F47FB" w:rsidRDefault="002A7DAA">
      <w:pPr>
        <w:pStyle w:val="Style1"/>
        <w:numPr>
          <w:ilvl w:val="0"/>
          <w:numId w:val="21"/>
        </w:numPr>
        <w:rPr>
          <w:ins w:id="306" w:author="rocks ayush" w:date="2019-04-24T01:00:00Z"/>
        </w:rPr>
      </w:pPr>
      <w:ins w:id="307" w:author="rocks ayush" w:date="2019-04-23T23:28:00Z">
        <w:r>
          <w:t>I</w:t>
        </w:r>
      </w:ins>
      <w:ins w:id="308" w:author="rocks ayush" w:date="2019-04-23T23:29:00Z">
        <w:r>
          <w:t>dentifierSpecial.java</w:t>
        </w:r>
      </w:ins>
    </w:p>
    <w:p w:rsidR="008F47FB" w:rsidRDefault="002A7DAA">
      <w:pPr>
        <w:pStyle w:val="Style1"/>
        <w:numPr>
          <w:ilvl w:val="0"/>
          <w:numId w:val="21"/>
        </w:numPr>
        <w:rPr>
          <w:ins w:id="309" w:author="rocks ayush" w:date="2019-04-24T01:00:00Z"/>
        </w:rPr>
      </w:pPr>
      <w:ins w:id="310" w:author="rocks ayush" w:date="2019-04-23T23:29:00Z">
        <w:r>
          <w:t>Keyword.java</w:t>
        </w:r>
      </w:ins>
    </w:p>
    <w:p w:rsidR="008F47FB" w:rsidRDefault="002A7DAA">
      <w:pPr>
        <w:pStyle w:val="Style1"/>
        <w:numPr>
          <w:ilvl w:val="0"/>
          <w:numId w:val="21"/>
        </w:numPr>
        <w:rPr>
          <w:ins w:id="311" w:author="rocks ayush" w:date="2019-04-24T01:00:00Z"/>
        </w:rPr>
      </w:pPr>
      <w:ins w:id="312" w:author="rocks ayush" w:date="2019-04-23T23:30:00Z">
        <w:r>
          <w:t>Literal.java</w:t>
        </w:r>
      </w:ins>
    </w:p>
    <w:p w:rsidR="008F47FB" w:rsidRDefault="002A7DAA">
      <w:pPr>
        <w:pStyle w:val="Style1"/>
        <w:numPr>
          <w:ilvl w:val="0"/>
          <w:numId w:val="21"/>
        </w:numPr>
        <w:rPr>
          <w:ins w:id="313" w:author="rocks ayush" w:date="2019-04-24T01:00:00Z"/>
        </w:rPr>
      </w:pPr>
      <w:ins w:id="314" w:author="rocks ayush" w:date="2019-04-23T23:30:00Z">
        <w:r>
          <w:t>Operator.java</w:t>
        </w:r>
      </w:ins>
    </w:p>
    <w:p w:rsidR="002A7DAA" w:rsidRDefault="002A7DAA">
      <w:pPr>
        <w:pStyle w:val="Style1"/>
        <w:numPr>
          <w:ilvl w:val="0"/>
          <w:numId w:val="21"/>
        </w:numPr>
        <w:rPr>
          <w:ins w:id="315" w:author="rocks ayush" w:date="2019-04-23T23:34:00Z"/>
        </w:rPr>
        <w:pPrChange w:id="316" w:author="rocks ayush" w:date="2019-04-24T00:22:00Z">
          <w:pPr>
            <w:pStyle w:val="my"/>
          </w:pPr>
        </w:pPrChange>
      </w:pPr>
      <w:ins w:id="317" w:author="rocks ayush" w:date="2019-04-23T23:30:00Z">
        <w:r>
          <w:t>Sysmbol.java</w:t>
        </w:r>
      </w:ins>
    </w:p>
    <w:p w:rsidR="004A1428" w:rsidRPr="008F47FB" w:rsidRDefault="004A1428">
      <w:pPr>
        <w:pStyle w:val="my"/>
        <w:rPr>
          <w:ins w:id="318" w:author="rocks ayush" w:date="2019-04-23T22:19:00Z"/>
        </w:rPr>
        <w:pPrChange w:id="319" w:author="rocks ayush" w:date="2019-04-24T00:22:00Z">
          <w:pPr/>
        </w:pPrChange>
      </w:pPr>
    </w:p>
    <w:p w:rsidR="00600B60" w:rsidRDefault="004A1428" w:rsidP="004A1428">
      <w:pPr>
        <w:pStyle w:val="Heading2"/>
        <w:rPr>
          <w:ins w:id="320" w:author="rocks ayush" w:date="2019-04-23T23:37:00Z"/>
        </w:rPr>
      </w:pPr>
      <w:ins w:id="321" w:author="rocks ayush" w:date="2019-04-23T23:34:00Z">
        <w:r>
          <w:t>Code:</w:t>
        </w:r>
      </w:ins>
    </w:p>
    <w:p w:rsidR="004A1428" w:rsidRDefault="004A1428" w:rsidP="004A1428">
      <w:pPr>
        <w:rPr>
          <w:ins w:id="322" w:author="rocks ayush" w:date="2019-04-23T23:37:00Z"/>
        </w:rPr>
      </w:pPr>
      <w:ins w:id="323" w:author="rocks ayush" w:date="2019-04-23T23:37:00Z">
        <w:r>
          <w:t xml:space="preserve"> </w:t>
        </w:r>
      </w:ins>
    </w:p>
    <w:p w:rsidR="004A1428" w:rsidRPr="008F47FB" w:rsidRDefault="004A1428">
      <w:pPr>
        <w:rPr>
          <w:ins w:id="324" w:author="rocks ayush" w:date="2019-04-23T23:34:00Z"/>
        </w:rPr>
        <w:pPrChange w:id="325" w:author="rocks ayush" w:date="2019-04-23T23:37:00Z">
          <w:pPr>
            <w:pStyle w:val="Heading2"/>
          </w:pPr>
        </w:pPrChange>
      </w:pPr>
      <w:ins w:id="326" w:author="rocks ayush" w:date="2019-04-23T23:37:00Z">
        <w:r>
          <w:rPr>
            <w:noProof/>
          </w:rPr>
          <w:t xml:space="preserve">             </w:t>
        </w:r>
        <w:r>
          <w:rPr>
            <w:noProof/>
          </w:rPr>
          <w:drawing>
            <wp:inline distT="0" distB="0" distL="0" distR="0" wp14:anchorId="046063AB" wp14:editId="37C1F127">
              <wp:extent cx="4213860" cy="4424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965" cy="4461541"/>
                      </a:xfrm>
                      <a:prstGeom prst="rect">
                        <a:avLst/>
                      </a:prstGeom>
                    </pic:spPr>
                  </pic:pic>
                </a:graphicData>
              </a:graphic>
            </wp:inline>
          </w:drawing>
        </w:r>
      </w:ins>
    </w:p>
    <w:p w:rsidR="004A1428" w:rsidRPr="008F47FB" w:rsidRDefault="004A1428">
      <w:pPr>
        <w:rPr>
          <w:ins w:id="327" w:author="rocks ayush" w:date="2019-04-23T22:19:00Z"/>
        </w:rPr>
      </w:pPr>
    </w:p>
    <w:p w:rsidR="00600B60" w:rsidRDefault="002A7DAA">
      <w:pPr>
        <w:pStyle w:val="Heading2"/>
        <w:rPr>
          <w:ins w:id="328" w:author="rocks ayush" w:date="2019-04-23T22:19:00Z"/>
        </w:rPr>
        <w:pPrChange w:id="329" w:author="rocks ayush" w:date="2019-04-23T23:32:00Z">
          <w:pPr/>
        </w:pPrChange>
      </w:pPr>
      <w:ins w:id="330" w:author="rocks ayush" w:date="2019-04-23T23:32:00Z">
        <w:r>
          <w:lastRenderedPageBreak/>
          <w:t xml:space="preserve">Tag class: </w:t>
        </w:r>
        <w:r w:rsidRPr="002A7DAA">
          <w:rPr>
            <w:rStyle w:val="myChar"/>
            <w:color w:val="auto"/>
            <w:rPrChange w:id="331" w:author="rocks ayush" w:date="2019-04-23T23:33:00Z">
              <w:rPr/>
            </w:rPrChange>
          </w:rPr>
          <w:t xml:space="preserve">Contains </w:t>
        </w:r>
      </w:ins>
      <w:ins w:id="332" w:author="rocks ayush" w:date="2019-04-23T23:33:00Z">
        <w:r w:rsidR="004A1428">
          <w:rPr>
            <w:rStyle w:val="myChar"/>
            <w:color w:val="auto"/>
          </w:rPr>
          <w:t>Tag values for all types of tokens.</w:t>
        </w:r>
      </w:ins>
    </w:p>
    <w:p w:rsidR="00600B60" w:rsidRDefault="00600B60">
      <w:pPr>
        <w:pStyle w:val="Heading2"/>
        <w:rPr>
          <w:ins w:id="333" w:author="rocks ayush" w:date="2019-04-23T22:19:00Z"/>
        </w:rPr>
        <w:pPrChange w:id="334" w:author="rocks ayush" w:date="2019-04-23T23:25:00Z">
          <w:pPr/>
        </w:pPrChange>
      </w:pPr>
    </w:p>
    <w:p w:rsidR="00600B60" w:rsidRDefault="004A1428">
      <w:pPr>
        <w:rPr>
          <w:ins w:id="335" w:author="rocks ayush" w:date="2019-04-23T22:19:00Z"/>
        </w:rPr>
      </w:pPr>
      <w:ins w:id="336" w:author="rocks ayush" w:date="2019-04-23T23:40:00Z">
        <w:r>
          <w:rPr>
            <w:noProof/>
          </w:rPr>
          <w:t xml:space="preserve">               </w:t>
        </w:r>
        <w:r>
          <w:rPr>
            <w:noProof/>
          </w:rPr>
          <w:drawing>
            <wp:inline distT="0" distB="0" distL="0" distR="0" wp14:anchorId="3600D26E" wp14:editId="4AC6777B">
              <wp:extent cx="3891915" cy="504194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3017" cy="5056329"/>
                      </a:xfrm>
                      <a:prstGeom prst="rect">
                        <a:avLst/>
                      </a:prstGeom>
                    </pic:spPr>
                  </pic:pic>
                </a:graphicData>
              </a:graphic>
            </wp:inline>
          </w:drawing>
        </w:r>
      </w:ins>
    </w:p>
    <w:p w:rsidR="00600B60" w:rsidRDefault="00600B60">
      <w:pPr>
        <w:rPr>
          <w:ins w:id="337" w:author="rocks ayush" w:date="2019-04-23T22:19:00Z"/>
        </w:rPr>
      </w:pPr>
    </w:p>
    <w:p w:rsidR="00135965" w:rsidRDefault="004A1428" w:rsidP="00135965">
      <w:pPr>
        <w:pStyle w:val="Heading2"/>
        <w:rPr>
          <w:ins w:id="338" w:author="rocks ayush" w:date="2019-04-24T07:22:00Z"/>
        </w:rPr>
      </w:pPr>
      <w:proofErr w:type="spellStart"/>
      <w:ins w:id="339" w:author="rocks ayush" w:date="2019-04-23T23:42:00Z">
        <w:r>
          <w:t>LexicalAnalyzer</w:t>
        </w:r>
      </w:ins>
      <w:proofErr w:type="spellEnd"/>
      <w:ins w:id="340" w:author="rocks ayush" w:date="2019-04-23T23:43:00Z">
        <w:r>
          <w:t xml:space="preserve"> class</w:t>
        </w:r>
        <w:r w:rsidR="00BF1706">
          <w:t xml:space="preserve">: </w:t>
        </w:r>
        <w:r w:rsidR="00BF1706" w:rsidRPr="00BF1706">
          <w:rPr>
            <w:rStyle w:val="myChar"/>
            <w:rPrChange w:id="341" w:author="rocks ayush" w:date="2019-04-23T23:47:00Z">
              <w:rPr/>
            </w:rPrChange>
          </w:rPr>
          <w:t xml:space="preserve">This class contains </w:t>
        </w:r>
      </w:ins>
      <w:ins w:id="342" w:author="rocks ayush" w:date="2019-04-23T23:44:00Z">
        <w:r w:rsidR="00BF1706" w:rsidRPr="00BF1706">
          <w:rPr>
            <w:rStyle w:val="myChar"/>
            <w:rPrChange w:id="343" w:author="rocks ayush" w:date="2019-04-23T23:47:00Z">
              <w:rPr/>
            </w:rPrChange>
          </w:rPr>
          <w:t xml:space="preserve">all the functionality provided by the </w:t>
        </w:r>
      </w:ins>
      <w:ins w:id="344" w:author="rocks ayush" w:date="2019-04-23T23:45:00Z">
        <w:r w:rsidR="00BF1706" w:rsidRPr="00BF1706">
          <w:rPr>
            <w:rStyle w:val="myChar"/>
            <w:rPrChange w:id="345" w:author="rocks ayush" w:date="2019-04-23T23:47:00Z">
              <w:rPr/>
            </w:rPrChange>
          </w:rPr>
          <w:t>L</w:t>
        </w:r>
      </w:ins>
      <w:ins w:id="346" w:author="rocks ayush" w:date="2019-04-23T23:44:00Z">
        <w:r w:rsidR="00BF1706" w:rsidRPr="00BF1706">
          <w:rPr>
            <w:rStyle w:val="myChar"/>
            <w:rPrChange w:id="347" w:author="rocks ayush" w:date="2019-04-23T23:47:00Z">
              <w:rPr/>
            </w:rPrChange>
          </w:rPr>
          <w:t>exi</w:t>
        </w:r>
      </w:ins>
      <w:ins w:id="348" w:author="rocks ayush" w:date="2019-04-23T23:45:00Z">
        <w:r w:rsidR="00BF1706" w:rsidRPr="00BF1706">
          <w:rPr>
            <w:rStyle w:val="myChar"/>
            <w:rPrChange w:id="349" w:author="rocks ayush" w:date="2019-04-23T23:47:00Z">
              <w:rPr/>
            </w:rPrChange>
          </w:rPr>
          <w:t>cal Analyzer</w:t>
        </w:r>
      </w:ins>
      <w:ins w:id="350" w:author="rocks ayush" w:date="2019-04-23T23:47:00Z">
        <w:r w:rsidR="00BF1706" w:rsidRPr="00BF1706">
          <w:rPr>
            <w:rStyle w:val="myChar"/>
            <w:rPrChange w:id="351" w:author="rocks ayush" w:date="2019-04-23T23:47:00Z">
              <w:rPr/>
            </w:rPrChange>
          </w:rPr>
          <w:t>.</w:t>
        </w:r>
      </w:ins>
      <w:ins w:id="352" w:author="rocks ayush" w:date="2019-04-23T23:45:00Z">
        <w:r w:rsidR="00BF1706" w:rsidRPr="00BF1706">
          <w:rPr>
            <w:rStyle w:val="myChar"/>
            <w:rPrChange w:id="353" w:author="rocks ayush" w:date="2019-04-23T23:47:00Z">
              <w:rPr/>
            </w:rPrChange>
          </w:rPr>
          <w:t xml:space="preserve"> </w:t>
        </w:r>
      </w:ins>
      <w:ins w:id="354" w:author="rocks ayush" w:date="2019-04-23T23:44:00Z">
        <w:r w:rsidR="00BF1706">
          <w:t xml:space="preserve"> </w:t>
        </w:r>
      </w:ins>
    </w:p>
    <w:p w:rsidR="00135965" w:rsidRDefault="00135965" w:rsidP="00135965">
      <w:pPr>
        <w:pStyle w:val="Heading2"/>
        <w:rPr>
          <w:ins w:id="355" w:author="rocks ayush" w:date="2019-04-24T07:22:00Z"/>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965" w:rsidRDefault="00135965" w:rsidP="00135965">
      <w:pPr>
        <w:pStyle w:val="Heading2"/>
        <w:rPr>
          <w:ins w:id="356" w:author="rocks ayush" w:date="2019-04-24T07:22:00Z"/>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965" w:rsidRDefault="00135965" w:rsidP="00135965">
      <w:pPr>
        <w:pStyle w:val="Heading2"/>
        <w:rPr>
          <w:ins w:id="357" w:author="rocks ayush" w:date="2019-04-24T07:23:00Z"/>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965" w:rsidRPr="00135965" w:rsidRDefault="00135965" w:rsidP="00135965">
      <w:pPr>
        <w:rPr>
          <w:ins w:id="358" w:author="rocks ayush" w:date="2019-04-24T07:22:00Z"/>
          <w:rPrChange w:id="359" w:author="rocks ayush" w:date="2019-04-24T07:23:00Z">
            <w:rPr>
              <w:ins w:id="360" w:author="rocks ayush" w:date="2019-04-24T07:22:00Z"/>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pPrChange w:id="361" w:author="rocks ayush" w:date="2019-04-24T07:23:00Z">
          <w:pPr>
            <w:pStyle w:val="Heading2"/>
          </w:pPr>
        </w:pPrChange>
      </w:pPr>
    </w:p>
    <w:p w:rsidR="00135965" w:rsidRDefault="00135965" w:rsidP="00135965">
      <w:pPr>
        <w:pStyle w:val="Heading2"/>
        <w:jc w:val="center"/>
        <w:rPr>
          <w:ins w:id="362" w:author="rocks ayush" w:date="2019-04-24T07:22:00Z"/>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Change w:id="363" w:author="rocks ayush" w:date="2019-04-24T07:23:00Z">
          <w:pPr>
            <w:pStyle w:val="Heading1"/>
            <w:ind w:left="2160" w:firstLine="720"/>
          </w:pPr>
        </w:pPrChange>
      </w:pPr>
      <w:ins w:id="364" w:author="rocks ayush" w:date="2019-04-24T07:22:00Z">
        <w:r w:rsidRPr="007E1FB8">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65" w:author="rocks ayush" w:date="2019-04-24T00:45:00Z">
              <w:rPr/>
            </w:rPrChange>
          </w:rPr>
          <w:lastRenderedPageBreak/>
          <w:t>Syntax Analyzer</w:t>
        </w:r>
      </w:ins>
      <w:ins w:id="366" w:author="rocks ayush" w:date="2019-04-24T07:37:00Z">
        <w:r w:rsidR="00276C10">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Grammar and Parse table</w:t>
        </w:r>
      </w:ins>
    </w:p>
    <w:p w:rsidR="00135965" w:rsidRDefault="00135965" w:rsidP="00135965">
      <w:pPr>
        <w:pStyle w:val="Heading1"/>
        <w:rPr>
          <w:ins w:id="367" w:author="rocks ayush" w:date="2019-04-24T07:23:00Z"/>
        </w:rPr>
      </w:pPr>
    </w:p>
    <w:p w:rsidR="00276C10" w:rsidRDefault="00135965" w:rsidP="00276C10">
      <w:pPr>
        <w:pStyle w:val="Heading1"/>
        <w:rPr>
          <w:ins w:id="368" w:author="rocks ayush" w:date="2019-04-24T07:38:00Z"/>
        </w:rPr>
      </w:pPr>
      <w:ins w:id="369" w:author="rocks ayush" w:date="2019-04-24T07:22:00Z">
        <w:r>
          <w:t>The Gramm</w:t>
        </w:r>
      </w:ins>
      <w:ins w:id="370" w:author="rocks ayush" w:date="2019-04-24T07:37:00Z">
        <w:r w:rsidR="00276C10">
          <w:t>ar:</w:t>
        </w:r>
      </w:ins>
    </w:p>
    <w:p w:rsidR="00135965" w:rsidRDefault="00135965" w:rsidP="00276C10">
      <w:pPr>
        <w:pStyle w:val="Heading1"/>
        <w:rPr>
          <w:ins w:id="371" w:author="rocks ayush" w:date="2019-04-24T07:25:00Z"/>
        </w:rPr>
        <w:pPrChange w:id="372" w:author="rocks ayush" w:date="2019-04-24T07:37:00Z">
          <w:pPr/>
        </w:pPrChange>
      </w:pPr>
      <w:ins w:id="373" w:author="rocks ayush" w:date="2019-04-24T07:25:00Z">
        <w:r>
          <w:rPr>
            <w:noProof/>
          </w:rPr>
          <w:drawing>
            <wp:anchor distT="0" distB="0" distL="114300" distR="114300" simplePos="0" relativeHeight="251660288" behindDoc="0" locked="0" layoutInCell="1" allowOverlap="1" wp14:anchorId="40B5E8D6" wp14:editId="1DB22173">
              <wp:simplePos x="0" y="0"/>
              <wp:positionH relativeFrom="column">
                <wp:posOffset>7620</wp:posOffset>
              </wp:positionH>
              <wp:positionV relativeFrom="paragraph">
                <wp:posOffset>495300</wp:posOffset>
              </wp:positionV>
              <wp:extent cx="3533775" cy="541274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33775" cy="5412740"/>
                      </a:xfrm>
                      <a:prstGeom prst="rect">
                        <a:avLst/>
                      </a:prstGeom>
                    </pic:spPr>
                  </pic:pic>
                </a:graphicData>
              </a:graphic>
            </wp:anchor>
          </w:drawing>
        </w:r>
        <w:r>
          <w:rPr>
            <w:noProof/>
          </w:rPr>
          <mc:AlternateContent>
            <mc:Choice Requires="wps">
              <w:drawing>
                <wp:anchor distT="45720" distB="45720" distL="114300" distR="114300" simplePos="0" relativeHeight="251659264" behindDoc="0" locked="0" layoutInCell="1" allowOverlap="1" wp14:anchorId="55BA0C19" wp14:editId="5D6EF452">
                  <wp:simplePos x="0" y="0"/>
                  <wp:positionH relativeFrom="column">
                    <wp:posOffset>4023360</wp:posOffset>
                  </wp:positionH>
                  <wp:positionV relativeFrom="paragraph">
                    <wp:posOffset>464820</wp:posOffset>
                  </wp:positionV>
                  <wp:extent cx="2360930" cy="6316980"/>
                  <wp:effectExtent l="0" t="0" r="127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16980"/>
                          </a:xfrm>
                          <a:prstGeom prst="rect">
                            <a:avLst/>
                          </a:prstGeom>
                          <a:solidFill>
                            <a:srgbClr val="FFFFFF"/>
                          </a:solidFill>
                          <a:ln w="9525">
                            <a:solidFill>
                              <a:srgbClr val="000000"/>
                            </a:solidFill>
                            <a:miter lim="800000"/>
                            <a:headEnd/>
                            <a:tailEnd/>
                          </a:ln>
                        </wps:spPr>
                        <wps:txbx>
                          <w:txbxContent>
                            <w:p w:rsidR="00135965" w:rsidRPr="00197EBE" w:rsidRDefault="00135965" w:rsidP="00135965">
                              <w:pPr>
                                <w:ind w:firstLine="720"/>
                                <w:jc w:val="both"/>
                                <w:rPr>
                                  <w:b/>
                                  <w:u w:val="single"/>
                                </w:rPr>
                              </w:pPr>
                              <w:r w:rsidRPr="00197EBE">
                                <w:rPr>
                                  <w:b/>
                                  <w:u w:val="single"/>
                                </w:rPr>
                                <w:t>NON-TERMINALS</w:t>
                              </w:r>
                            </w:p>
                            <w:p w:rsidR="00135965" w:rsidRDefault="00135965" w:rsidP="00135965">
                              <w:r>
                                <w:t>S: start symbol</w:t>
                              </w:r>
                            </w:p>
                            <w:p w:rsidR="00135965" w:rsidRDefault="00135965" w:rsidP="00135965">
                              <w:r>
                                <w:t>B: block of code</w:t>
                              </w:r>
                            </w:p>
                            <w:p w:rsidR="00135965" w:rsidRDefault="00135965" w:rsidP="00135965">
                              <w:pPr>
                                <w:rPr>
                                  <w:b/>
                                </w:rPr>
                              </w:pPr>
                              <w:r>
                                <w:t xml:space="preserve">Y: generates desired frequency of                   </w:t>
                              </w:r>
                              <w:r w:rsidRPr="00300FD0">
                                <w:rPr>
                                  <w:b/>
                                </w:rPr>
                                <w:t>group of code</w:t>
                              </w:r>
                            </w:p>
                            <w:p w:rsidR="00135965" w:rsidRDefault="00135965" w:rsidP="00135965">
                              <w:proofErr w:type="gramStart"/>
                              <w:r w:rsidRPr="00300FD0">
                                <w:t>G :</w:t>
                              </w:r>
                              <w:proofErr w:type="gramEnd"/>
                              <w:r w:rsidRPr="00300FD0">
                                <w:t xml:space="preserve"> group of code</w:t>
                              </w:r>
                              <w:r>
                                <w:t>,</w:t>
                              </w:r>
                            </w:p>
                            <w:p w:rsidR="00135965" w:rsidRDefault="00135965" w:rsidP="00135965">
                              <w:proofErr w:type="gramStart"/>
                              <w:r>
                                <w:t>D :</w:t>
                              </w:r>
                              <w:proofErr w:type="gramEnd"/>
                              <w:r>
                                <w:t xml:space="preserve"> declaration.</w:t>
                              </w:r>
                            </w:p>
                            <w:p w:rsidR="00135965" w:rsidRDefault="00135965" w:rsidP="00135965">
                              <w:proofErr w:type="gramStart"/>
                              <w:r>
                                <w:t>E :</w:t>
                              </w:r>
                              <w:proofErr w:type="gramEnd"/>
                              <w:r>
                                <w:t xml:space="preserve"> equations (grammar from E to F)</w:t>
                              </w:r>
                            </w:p>
                            <w:p w:rsidR="00135965" w:rsidRDefault="00135965" w:rsidP="00135965">
                              <w:proofErr w:type="gramStart"/>
                              <w:r>
                                <w:t>P :</w:t>
                              </w:r>
                              <w:proofErr w:type="gramEnd"/>
                              <w:r>
                                <w:t xml:space="preserve"> print.</w:t>
                              </w:r>
                            </w:p>
                            <w:p w:rsidR="00135965" w:rsidRDefault="00135965" w:rsidP="00135965">
                              <w:proofErr w:type="gramStart"/>
                              <w:r>
                                <w:t>A :</w:t>
                              </w:r>
                              <w:proofErr w:type="gramEnd"/>
                              <w:r>
                                <w:t xml:space="preserve"> argument of print statement.</w:t>
                              </w:r>
                            </w:p>
                            <w:p w:rsidR="00135965" w:rsidRDefault="00135965" w:rsidP="00135965">
                              <w:proofErr w:type="gramStart"/>
                              <w:r>
                                <w:t>R :</w:t>
                              </w:r>
                              <w:proofErr w:type="gramEnd"/>
                              <w:r>
                                <w:t xml:space="preserve"> generates </w:t>
                              </w:r>
                              <w:r w:rsidRPr="00300FD0">
                                <w:rPr>
                                  <w:b/>
                                </w:rPr>
                                <w:t>Return statements</w:t>
                              </w:r>
                              <w:r>
                                <w:t>.</w:t>
                              </w:r>
                            </w:p>
                            <w:p w:rsidR="00135965" w:rsidRPr="00197EBE" w:rsidRDefault="00135965" w:rsidP="00135965">
                              <w:pPr>
                                <w:rPr>
                                  <w:b/>
                                  <w:u w:val="single"/>
                                </w:rPr>
                              </w:pPr>
                              <w:r>
                                <w:tab/>
                              </w:r>
                              <w:r w:rsidRPr="00197EBE">
                                <w:rPr>
                                  <w:b/>
                                  <w:u w:val="single"/>
                                </w:rPr>
                                <w:t>TERMINALS</w:t>
                              </w:r>
                            </w:p>
                            <w:p w:rsidR="00135965" w:rsidRDefault="00135965" w:rsidP="00135965">
                              <w:proofErr w:type="gramStart"/>
                              <w:r>
                                <w:t>e :</w:t>
                              </w:r>
                              <w:proofErr w:type="gramEnd"/>
                              <w:r>
                                <w:t xml:space="preserve"> exe</w:t>
                              </w:r>
                            </w:p>
                            <w:p w:rsidR="00135965" w:rsidRDefault="00135965" w:rsidP="00135965">
                              <w:proofErr w:type="gramStart"/>
                              <w:r>
                                <w:t>d :</w:t>
                              </w:r>
                              <w:proofErr w:type="gramEnd"/>
                              <w:r>
                                <w:t xml:space="preserve"> datatype</w:t>
                              </w:r>
                            </w:p>
                            <w:p w:rsidR="00135965" w:rsidRDefault="00135965" w:rsidP="00135965">
                              <w:proofErr w:type="spellStart"/>
                              <w:proofErr w:type="gramStart"/>
                              <w:r>
                                <w:t>i</w:t>
                              </w:r>
                              <w:proofErr w:type="spellEnd"/>
                              <w:r>
                                <w:t xml:space="preserve"> :</w:t>
                              </w:r>
                              <w:proofErr w:type="gramEnd"/>
                              <w:r>
                                <w:t xml:space="preserve"> identifier</w:t>
                              </w:r>
                            </w:p>
                            <w:p w:rsidR="00135965" w:rsidRDefault="00135965" w:rsidP="00135965">
                              <w:proofErr w:type="gramStart"/>
                              <w:r>
                                <w:t>n :</w:t>
                              </w:r>
                              <w:proofErr w:type="gramEnd"/>
                              <w:r>
                                <w:t xml:space="preserve"> integer  number.</w:t>
                              </w:r>
                            </w:p>
                            <w:p w:rsidR="00135965" w:rsidRDefault="00135965" w:rsidP="00135965">
                              <w:proofErr w:type="gramStart"/>
                              <w:r>
                                <w:t>f :</w:t>
                              </w:r>
                              <w:proofErr w:type="gramEnd"/>
                              <w:r>
                                <w:t xml:space="preserve"> float number.</w:t>
                              </w:r>
                            </w:p>
                            <w:p w:rsidR="00135965" w:rsidRDefault="00135965" w:rsidP="00135965">
                              <w:proofErr w:type="gramStart"/>
                              <w:r>
                                <w:t>s :</w:t>
                              </w:r>
                              <w:proofErr w:type="gramEnd"/>
                              <w:r>
                                <w:t xml:space="preserve"> show (print function in our grammar)</w:t>
                              </w:r>
                            </w:p>
                            <w:p w:rsidR="00135965" w:rsidRDefault="00135965" w:rsidP="00135965">
                              <w:proofErr w:type="gramStart"/>
                              <w:r>
                                <w:t>x :</w:t>
                              </w:r>
                              <w:proofErr w:type="gramEnd"/>
                              <w:r>
                                <w:t xml:space="preserve"> </w:t>
                              </w:r>
                              <w:proofErr w:type="spellStart"/>
                              <w:r>
                                <w:t>showLine</w:t>
                              </w:r>
                              <w:proofErr w:type="spellEnd"/>
                              <w:r>
                                <w:t xml:space="preserve"> ( same as above)</w:t>
                              </w:r>
                            </w:p>
                            <w:p w:rsidR="00135965" w:rsidRDefault="00135965" w:rsidP="00135965">
                              <w:proofErr w:type="gramStart"/>
                              <w:r>
                                <w:t>r :</w:t>
                              </w:r>
                              <w:proofErr w:type="gramEnd"/>
                              <w:r>
                                <w:t xml:space="preserve"> means </w:t>
                              </w:r>
                              <w:r w:rsidRPr="00197EBE">
                                <w:rPr>
                                  <w:b/>
                                </w:rPr>
                                <w:t>reply</w:t>
                              </w:r>
                              <w:r>
                                <w:rPr>
                                  <w:b/>
                                </w:rPr>
                                <w:t xml:space="preserve">  (</w:t>
                              </w:r>
                              <w:r w:rsidRPr="00197EBE">
                                <w:t>that means</w:t>
                              </w:r>
                              <w:r>
                                <w:rPr>
                                  <w:b/>
                                </w:rPr>
                                <w:t xml:space="preserve"> return)</w:t>
                              </w:r>
                            </w:p>
                            <w:p w:rsidR="00135965" w:rsidRPr="00300FD0" w:rsidRDefault="00135965" w:rsidP="0013596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5BA0C19" id="_x0000_t202" coordsize="21600,21600" o:spt="202" path="m,l,21600r21600,l21600,xe">
                  <v:stroke joinstyle="miter"/>
                  <v:path gradientshapeok="t" o:connecttype="rect"/>
                </v:shapetype>
                <v:shape id="Text Box 2" o:spid="_x0000_s1026" type="#_x0000_t202" style="position:absolute;margin-left:316.8pt;margin-top:36.6pt;width:185.9pt;height:497.4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">
                  <v:textbox>
                    <w:txbxContent>
                      <w:p w:rsidR="00135965" w:rsidRPr="00197EBE" w:rsidRDefault="00135965" w:rsidP="00135965">
                        <w:pPr>
                          <w:ind w:firstLine="720"/>
                          <w:jc w:val="both"/>
                          <w:rPr>
                            <w:b/>
                            <w:u w:val="single"/>
                          </w:rPr>
                        </w:pPr>
                        <w:r w:rsidRPr="00197EBE">
                          <w:rPr>
                            <w:b/>
                            <w:u w:val="single"/>
                          </w:rPr>
                          <w:t>NON-TERMINALS</w:t>
                        </w:r>
                      </w:p>
                      <w:p w:rsidR="00135965" w:rsidRDefault="00135965" w:rsidP="00135965">
                        <w:r>
                          <w:t>S: start symbol</w:t>
                        </w:r>
                      </w:p>
                      <w:p w:rsidR="00135965" w:rsidRDefault="00135965" w:rsidP="00135965">
                        <w:r>
                          <w:t>B: block of code</w:t>
                        </w:r>
                      </w:p>
                      <w:p w:rsidR="00135965" w:rsidRDefault="00135965" w:rsidP="00135965">
                        <w:pPr>
                          <w:rPr>
                            <w:b/>
                          </w:rPr>
                        </w:pPr>
                        <w:r>
                          <w:t xml:space="preserve">Y: generates desired frequency of                   </w:t>
                        </w:r>
                        <w:r w:rsidRPr="00300FD0">
                          <w:rPr>
                            <w:b/>
                          </w:rPr>
                          <w:t>group of code</w:t>
                        </w:r>
                      </w:p>
                      <w:p w:rsidR="00135965" w:rsidRDefault="00135965" w:rsidP="00135965">
                        <w:proofErr w:type="gramStart"/>
                        <w:r w:rsidRPr="00300FD0">
                          <w:t>G :</w:t>
                        </w:r>
                        <w:proofErr w:type="gramEnd"/>
                        <w:r w:rsidRPr="00300FD0">
                          <w:t xml:space="preserve"> group of code</w:t>
                        </w:r>
                        <w:r>
                          <w:t>,</w:t>
                        </w:r>
                      </w:p>
                      <w:p w:rsidR="00135965" w:rsidRDefault="00135965" w:rsidP="00135965">
                        <w:proofErr w:type="gramStart"/>
                        <w:r>
                          <w:t>D :</w:t>
                        </w:r>
                        <w:proofErr w:type="gramEnd"/>
                        <w:r>
                          <w:t xml:space="preserve"> declaration.</w:t>
                        </w:r>
                      </w:p>
                      <w:p w:rsidR="00135965" w:rsidRDefault="00135965" w:rsidP="00135965">
                        <w:proofErr w:type="gramStart"/>
                        <w:r>
                          <w:t>E :</w:t>
                        </w:r>
                        <w:proofErr w:type="gramEnd"/>
                        <w:r>
                          <w:t xml:space="preserve"> equations (grammar from E to F)</w:t>
                        </w:r>
                      </w:p>
                      <w:p w:rsidR="00135965" w:rsidRDefault="00135965" w:rsidP="00135965">
                        <w:proofErr w:type="gramStart"/>
                        <w:r>
                          <w:t>P :</w:t>
                        </w:r>
                        <w:proofErr w:type="gramEnd"/>
                        <w:r>
                          <w:t xml:space="preserve"> print.</w:t>
                        </w:r>
                      </w:p>
                      <w:p w:rsidR="00135965" w:rsidRDefault="00135965" w:rsidP="00135965">
                        <w:proofErr w:type="gramStart"/>
                        <w:r>
                          <w:t>A :</w:t>
                        </w:r>
                        <w:proofErr w:type="gramEnd"/>
                        <w:r>
                          <w:t xml:space="preserve"> argument of print statement.</w:t>
                        </w:r>
                      </w:p>
                      <w:p w:rsidR="00135965" w:rsidRDefault="00135965" w:rsidP="00135965">
                        <w:proofErr w:type="gramStart"/>
                        <w:r>
                          <w:t>R :</w:t>
                        </w:r>
                        <w:proofErr w:type="gramEnd"/>
                        <w:r>
                          <w:t xml:space="preserve"> generates </w:t>
                        </w:r>
                        <w:r w:rsidRPr="00300FD0">
                          <w:rPr>
                            <w:b/>
                          </w:rPr>
                          <w:t>Return statements</w:t>
                        </w:r>
                        <w:r>
                          <w:t>.</w:t>
                        </w:r>
                      </w:p>
                      <w:p w:rsidR="00135965" w:rsidRPr="00197EBE" w:rsidRDefault="00135965" w:rsidP="00135965">
                        <w:pPr>
                          <w:rPr>
                            <w:b/>
                            <w:u w:val="single"/>
                          </w:rPr>
                        </w:pPr>
                        <w:r>
                          <w:tab/>
                        </w:r>
                        <w:r w:rsidRPr="00197EBE">
                          <w:rPr>
                            <w:b/>
                            <w:u w:val="single"/>
                          </w:rPr>
                          <w:t>TERMINALS</w:t>
                        </w:r>
                      </w:p>
                      <w:p w:rsidR="00135965" w:rsidRDefault="00135965" w:rsidP="00135965">
                        <w:proofErr w:type="gramStart"/>
                        <w:r>
                          <w:t>e :</w:t>
                        </w:r>
                        <w:proofErr w:type="gramEnd"/>
                        <w:r>
                          <w:t xml:space="preserve"> exe</w:t>
                        </w:r>
                      </w:p>
                      <w:p w:rsidR="00135965" w:rsidRDefault="00135965" w:rsidP="00135965">
                        <w:proofErr w:type="gramStart"/>
                        <w:r>
                          <w:t>d :</w:t>
                        </w:r>
                        <w:proofErr w:type="gramEnd"/>
                        <w:r>
                          <w:t xml:space="preserve"> datatype</w:t>
                        </w:r>
                      </w:p>
                      <w:p w:rsidR="00135965" w:rsidRDefault="00135965" w:rsidP="00135965">
                        <w:proofErr w:type="spellStart"/>
                        <w:proofErr w:type="gramStart"/>
                        <w:r>
                          <w:t>i</w:t>
                        </w:r>
                        <w:proofErr w:type="spellEnd"/>
                        <w:r>
                          <w:t xml:space="preserve"> :</w:t>
                        </w:r>
                        <w:proofErr w:type="gramEnd"/>
                        <w:r>
                          <w:t xml:space="preserve"> identifier</w:t>
                        </w:r>
                      </w:p>
                      <w:p w:rsidR="00135965" w:rsidRDefault="00135965" w:rsidP="00135965">
                        <w:proofErr w:type="gramStart"/>
                        <w:r>
                          <w:t>n :</w:t>
                        </w:r>
                        <w:proofErr w:type="gramEnd"/>
                        <w:r>
                          <w:t xml:space="preserve"> integer  number.</w:t>
                        </w:r>
                      </w:p>
                      <w:p w:rsidR="00135965" w:rsidRDefault="00135965" w:rsidP="00135965">
                        <w:proofErr w:type="gramStart"/>
                        <w:r>
                          <w:t>f :</w:t>
                        </w:r>
                        <w:proofErr w:type="gramEnd"/>
                        <w:r>
                          <w:t xml:space="preserve"> float number.</w:t>
                        </w:r>
                      </w:p>
                      <w:p w:rsidR="00135965" w:rsidRDefault="00135965" w:rsidP="00135965">
                        <w:proofErr w:type="gramStart"/>
                        <w:r>
                          <w:t>s :</w:t>
                        </w:r>
                        <w:proofErr w:type="gramEnd"/>
                        <w:r>
                          <w:t xml:space="preserve"> show (print function in our grammar)</w:t>
                        </w:r>
                      </w:p>
                      <w:p w:rsidR="00135965" w:rsidRDefault="00135965" w:rsidP="00135965">
                        <w:proofErr w:type="gramStart"/>
                        <w:r>
                          <w:t>x :</w:t>
                        </w:r>
                        <w:proofErr w:type="gramEnd"/>
                        <w:r>
                          <w:t xml:space="preserve"> </w:t>
                        </w:r>
                        <w:proofErr w:type="spellStart"/>
                        <w:r>
                          <w:t>showLine</w:t>
                        </w:r>
                        <w:proofErr w:type="spellEnd"/>
                        <w:r>
                          <w:t xml:space="preserve"> ( same as above)</w:t>
                        </w:r>
                      </w:p>
                      <w:p w:rsidR="00135965" w:rsidRDefault="00135965" w:rsidP="00135965">
                        <w:proofErr w:type="gramStart"/>
                        <w:r>
                          <w:t>r :</w:t>
                        </w:r>
                        <w:proofErr w:type="gramEnd"/>
                        <w:r>
                          <w:t xml:space="preserve"> means </w:t>
                        </w:r>
                        <w:r w:rsidRPr="00197EBE">
                          <w:rPr>
                            <w:b/>
                          </w:rPr>
                          <w:t>reply</w:t>
                        </w:r>
                        <w:r>
                          <w:rPr>
                            <w:b/>
                          </w:rPr>
                          <w:t xml:space="preserve">  (</w:t>
                        </w:r>
                        <w:r w:rsidRPr="00197EBE">
                          <w:t>that means</w:t>
                        </w:r>
                        <w:r>
                          <w:rPr>
                            <w:b/>
                          </w:rPr>
                          <w:t xml:space="preserve"> return)</w:t>
                        </w:r>
                      </w:p>
                      <w:p w:rsidR="00135965" w:rsidRPr="00300FD0" w:rsidRDefault="00135965" w:rsidP="00135965"/>
                    </w:txbxContent>
                  </v:textbox>
                  <w10:wrap type="square"/>
                </v:shape>
              </w:pict>
            </mc:Fallback>
          </mc:AlternateContent>
        </w:r>
      </w:ins>
    </w:p>
    <w:p w:rsidR="00135965" w:rsidRPr="00276C10" w:rsidRDefault="00135965" w:rsidP="00135965">
      <w:pPr>
        <w:rPr>
          <w:ins w:id="374" w:author="rocks ayush" w:date="2019-04-24T07:22:00Z"/>
        </w:rPr>
        <w:pPrChange w:id="375" w:author="rocks ayush" w:date="2019-04-24T07:23:00Z">
          <w:pPr>
            <w:pStyle w:val="Heading1"/>
          </w:pPr>
        </w:pPrChange>
      </w:pPr>
    </w:p>
    <w:p w:rsidR="00135965" w:rsidRDefault="00135965">
      <w:pPr>
        <w:pStyle w:val="my"/>
        <w:rPr>
          <w:ins w:id="376" w:author="rocks ayush" w:date="2019-04-24T07:25:00Z"/>
        </w:rPr>
      </w:pPr>
    </w:p>
    <w:p w:rsidR="00135965" w:rsidRDefault="00135965">
      <w:pPr>
        <w:pStyle w:val="my"/>
        <w:rPr>
          <w:ins w:id="377" w:author="rocks ayush" w:date="2019-04-24T07:25:00Z"/>
        </w:rPr>
      </w:pPr>
    </w:p>
    <w:p w:rsidR="00135965" w:rsidRDefault="00135965">
      <w:pPr>
        <w:pStyle w:val="my"/>
        <w:rPr>
          <w:ins w:id="378" w:author="rocks ayush" w:date="2019-04-24T07:25:00Z"/>
        </w:rPr>
      </w:pPr>
    </w:p>
    <w:p w:rsidR="00135965" w:rsidRDefault="00135965">
      <w:pPr>
        <w:pStyle w:val="my"/>
        <w:rPr>
          <w:ins w:id="379" w:author="rocks ayush" w:date="2019-04-24T07:25:00Z"/>
        </w:rPr>
      </w:pPr>
    </w:p>
    <w:p w:rsidR="00135965" w:rsidRDefault="00135965">
      <w:pPr>
        <w:pStyle w:val="my"/>
        <w:rPr>
          <w:ins w:id="380" w:author="rocks ayush" w:date="2019-04-24T07:26:00Z"/>
        </w:rPr>
      </w:pPr>
    </w:p>
    <w:p w:rsidR="00276C10" w:rsidRDefault="00276C10">
      <w:pPr>
        <w:pStyle w:val="my"/>
        <w:rPr>
          <w:ins w:id="381" w:author="rocks ayush" w:date="2019-04-24T07:30:00Z"/>
        </w:rPr>
      </w:pPr>
    </w:p>
    <w:p w:rsidR="00276C10" w:rsidRPr="00276C10" w:rsidRDefault="00276C10" w:rsidP="00276C10">
      <w:pPr>
        <w:pStyle w:val="Heading1"/>
        <w:rPr>
          <w:ins w:id="382" w:author="rocks ayush" w:date="2019-04-24T07:30:00Z"/>
        </w:rPr>
      </w:pPr>
      <w:ins w:id="383" w:author="rocks ayush" w:date="2019-04-24T07:30:00Z">
        <w:r>
          <w:lastRenderedPageBreak/>
          <w:t>Parse Table</w:t>
        </w:r>
      </w:ins>
    </w:p>
    <w:p w:rsidR="00276C10" w:rsidRPr="00276C10" w:rsidRDefault="00276C10" w:rsidP="00276C10">
      <w:pPr>
        <w:rPr>
          <w:ins w:id="384" w:author="rocks ayush" w:date="2019-04-24T07:30:00Z"/>
        </w:rPr>
        <w:pPrChange w:id="385" w:author="rocks ayush" w:date="2019-04-24T07:30:00Z">
          <w:pPr>
            <w:pStyle w:val="my"/>
          </w:pPr>
        </w:pPrChange>
      </w:pPr>
      <w:ins w:id="386" w:author="rocks ayush" w:date="2019-04-24T07:33:00Z">
        <w:r>
          <w:rPr>
            <w:noProof/>
          </w:rPr>
          <w:t xml:space="preserve">      </w:t>
        </w:r>
      </w:ins>
      <w:ins w:id="387" w:author="rocks ayush" w:date="2019-04-24T07:34:00Z">
        <w:r>
          <w:rPr>
            <w:noProof/>
          </w:rPr>
          <w:drawing>
            <wp:inline distT="0" distB="0" distL="0" distR="0" wp14:anchorId="43DFC9C3" wp14:editId="6818CA83">
              <wp:extent cx="8561825" cy="929602"/>
              <wp:effectExtent l="63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577446" cy="931298"/>
                      </a:xfrm>
                      <a:prstGeom prst="rect">
                        <a:avLst/>
                      </a:prstGeom>
                    </pic:spPr>
                  </pic:pic>
                </a:graphicData>
              </a:graphic>
            </wp:inline>
          </w:drawing>
        </w:r>
      </w:ins>
      <w:ins w:id="388" w:author="rocks ayush" w:date="2019-04-24T07:32:00Z">
        <w:r>
          <w:rPr>
            <w:noProof/>
          </w:rPr>
          <w:drawing>
            <wp:inline distT="0" distB="0" distL="0" distR="0" wp14:anchorId="364EAA65" wp14:editId="26C5968F">
              <wp:extent cx="8564446" cy="4387547"/>
              <wp:effectExtent l="0" t="6985"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568903" cy="4389830"/>
                      </a:xfrm>
                      <a:prstGeom prst="rect">
                        <a:avLst/>
                      </a:prstGeom>
                    </pic:spPr>
                  </pic:pic>
                </a:graphicData>
              </a:graphic>
            </wp:inline>
          </w:drawing>
        </w:r>
      </w:ins>
    </w:p>
    <w:p w:rsidR="00276C10" w:rsidRDefault="00276C10">
      <w:pPr>
        <w:pStyle w:val="my"/>
        <w:rPr>
          <w:ins w:id="389" w:author="rocks ayush" w:date="2019-04-24T07:37:00Z"/>
        </w:rPr>
      </w:pPr>
      <w:ins w:id="390" w:author="rocks ayush" w:date="2019-04-24T07:37:00Z">
        <w:r>
          <w:lastRenderedPageBreak/>
          <w:tab/>
        </w:r>
        <w:r>
          <w:tab/>
        </w:r>
        <w:r>
          <w:tab/>
        </w:r>
      </w:ins>
    </w:p>
    <w:p w:rsidR="00276C10" w:rsidRDefault="00276C10">
      <w:pPr>
        <w:pStyle w:val="my"/>
        <w:rPr>
          <w:ins w:id="391" w:author="rocks ayush" w:date="2019-04-24T07:37:00Z"/>
        </w:rPr>
      </w:pPr>
    </w:p>
    <w:p w:rsidR="00B42EBF" w:rsidRDefault="00B42EBF">
      <w:pPr>
        <w:pStyle w:val="my"/>
        <w:rPr>
          <w:ins w:id="392" w:author="rocks ayush" w:date="2019-04-23T23:55:00Z"/>
        </w:rPr>
        <w:pPrChange w:id="393" w:author="rocks ayush" w:date="2019-04-24T00:22:00Z">
          <w:pPr>
            <w:pStyle w:val="my"/>
            <w:ind w:left="360"/>
          </w:pPr>
        </w:pPrChange>
      </w:pPr>
      <w:ins w:id="394" w:author="rocks ayush" w:date="2019-04-23T23:53:00Z">
        <w:r>
          <w:t>W</w:t>
        </w:r>
      </w:ins>
      <w:ins w:id="395" w:author="rocks ayush" w:date="2019-04-23T23:54:00Z">
        <w:r>
          <w:t xml:space="preserve">e have used </w:t>
        </w:r>
        <w:proofErr w:type="gramStart"/>
        <w:r>
          <w:t>SLR(</w:t>
        </w:r>
        <w:proofErr w:type="gramEnd"/>
        <w:r>
          <w:t>1) parser in our project. Some classes that are used are described below.</w:t>
        </w:r>
      </w:ins>
    </w:p>
    <w:p w:rsidR="00B42EBF" w:rsidRDefault="00B42EBF">
      <w:pPr>
        <w:pStyle w:val="my"/>
        <w:rPr>
          <w:ins w:id="396" w:author="rocks ayush" w:date="2019-04-23T23:50:00Z"/>
        </w:rPr>
        <w:pPrChange w:id="397" w:author="rocks ayush" w:date="2019-04-24T00:22:00Z">
          <w:pPr/>
        </w:pPrChange>
      </w:pPr>
    </w:p>
    <w:p w:rsidR="00BF1706" w:rsidRDefault="00BF1706">
      <w:pPr>
        <w:ind w:left="720"/>
        <w:rPr>
          <w:ins w:id="398" w:author="rocks ayush" w:date="2019-04-23T23:43:00Z"/>
        </w:rPr>
        <w:pPrChange w:id="399" w:author="rocks ayush" w:date="2019-04-23T23:55:00Z">
          <w:pPr/>
        </w:pPrChange>
      </w:pPr>
      <w:proofErr w:type="spellStart"/>
      <w:ins w:id="400" w:author="rocks ayush" w:date="2019-04-23T23:51:00Z">
        <w:r w:rsidRPr="00B42EBF">
          <w:rPr>
            <w:rStyle w:val="Heading2Char"/>
            <w:rPrChange w:id="401" w:author="rocks ayush" w:date="2019-04-23T23:53:00Z">
              <w:rPr/>
            </w:rPrChange>
          </w:rPr>
          <w:t>ActionT</w:t>
        </w:r>
      </w:ins>
      <w:ins w:id="402" w:author="rocks ayush" w:date="2019-04-23T23:52:00Z">
        <w:r w:rsidRPr="00B42EBF">
          <w:rPr>
            <w:rStyle w:val="Heading2Char"/>
            <w:rPrChange w:id="403" w:author="rocks ayush" w:date="2019-04-23T23:53:00Z">
              <w:rPr/>
            </w:rPrChange>
          </w:rPr>
          <w:t>ype</w:t>
        </w:r>
        <w:proofErr w:type="spellEnd"/>
        <w:r w:rsidRPr="00B42EBF">
          <w:rPr>
            <w:rStyle w:val="Heading2Char"/>
            <w:rPrChange w:id="404" w:author="rocks ayush" w:date="2019-04-23T23:53:00Z">
              <w:rPr/>
            </w:rPrChange>
          </w:rPr>
          <w:t xml:space="preserve"> class:</w:t>
        </w:r>
        <w:r>
          <w:t xml:space="preserve"> </w:t>
        </w:r>
        <w:r w:rsidRPr="00B42EBF">
          <w:rPr>
            <w:rStyle w:val="myChar"/>
            <w:rPrChange w:id="405" w:author="rocks ayush" w:date="2019-04-23T23:53:00Z">
              <w:rPr/>
            </w:rPrChange>
          </w:rPr>
          <w:t xml:space="preserve">Contains information about different types of action performed </w:t>
        </w:r>
      </w:ins>
      <w:ins w:id="406" w:author="rocks ayush" w:date="2019-04-23T23:53:00Z">
        <w:r w:rsidRPr="00B42EBF">
          <w:rPr>
            <w:rStyle w:val="myChar"/>
            <w:rPrChange w:id="407" w:author="rocks ayush" w:date="2019-04-23T23:53:00Z">
              <w:rPr/>
            </w:rPrChange>
          </w:rPr>
          <w:t xml:space="preserve">in </w:t>
        </w:r>
        <w:proofErr w:type="gramStart"/>
        <w:r w:rsidRPr="00B42EBF">
          <w:rPr>
            <w:rStyle w:val="myChar"/>
            <w:rPrChange w:id="408" w:author="rocks ayush" w:date="2019-04-23T23:53:00Z">
              <w:rPr/>
            </w:rPrChange>
          </w:rPr>
          <w:t>SLR(</w:t>
        </w:r>
        <w:proofErr w:type="gramEnd"/>
        <w:r w:rsidRPr="00B42EBF">
          <w:rPr>
            <w:rStyle w:val="myChar"/>
            <w:rPrChange w:id="409" w:author="rocks ayush" w:date="2019-04-23T23:53:00Z">
              <w:rPr/>
            </w:rPrChange>
          </w:rPr>
          <w:t xml:space="preserve">1) </w:t>
        </w:r>
        <w:r w:rsidR="00B42EBF" w:rsidRPr="00B42EBF">
          <w:rPr>
            <w:rStyle w:val="myChar"/>
            <w:rPrChange w:id="410" w:author="rocks ayush" w:date="2019-04-23T23:53:00Z">
              <w:rPr/>
            </w:rPrChange>
          </w:rPr>
          <w:t>parser.</w:t>
        </w:r>
      </w:ins>
    </w:p>
    <w:p w:rsidR="00BF1706" w:rsidRPr="008F47FB" w:rsidRDefault="00BF1706" w:rsidP="008F47FB">
      <w:pPr>
        <w:rPr>
          <w:ins w:id="411" w:author="rocks ayush" w:date="2019-04-23T22:19:00Z"/>
        </w:rPr>
      </w:pPr>
      <w:ins w:id="412" w:author="rocks ayush" w:date="2019-04-23T23:43:00Z">
        <w:r>
          <w:tab/>
        </w:r>
      </w:ins>
      <w:ins w:id="413" w:author="rocks ayush" w:date="2019-04-23T23:55:00Z">
        <w:r w:rsidR="00B42EBF">
          <w:rPr>
            <w:noProof/>
          </w:rPr>
          <w:drawing>
            <wp:inline distT="0" distB="0" distL="0" distR="0" wp14:anchorId="625F4DE3" wp14:editId="41EAA126">
              <wp:extent cx="3537585" cy="3914927"/>
              <wp:effectExtent l="0" t="0" r="571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7953" cy="3926401"/>
                      </a:xfrm>
                      <a:prstGeom prst="rect">
                        <a:avLst/>
                      </a:prstGeom>
                    </pic:spPr>
                  </pic:pic>
                </a:graphicData>
              </a:graphic>
            </wp:inline>
          </w:drawing>
        </w:r>
      </w:ins>
    </w:p>
    <w:p w:rsidR="00600B60" w:rsidRDefault="00600B60">
      <w:pPr>
        <w:rPr>
          <w:ins w:id="414" w:author="rocks ayush" w:date="2019-04-23T22:19:00Z"/>
        </w:rPr>
      </w:pPr>
    </w:p>
    <w:p w:rsidR="00135965" w:rsidRPr="00135965" w:rsidRDefault="00B42EBF" w:rsidP="00135965">
      <w:pPr>
        <w:pStyle w:val="Heading2"/>
        <w:rPr>
          <w:ins w:id="415" w:author="rocks ayush" w:date="2019-04-23T22:19:00Z"/>
          <w:rFonts w:eastAsiaTheme="minorEastAsia"/>
          <w:color w:val="000000" w:themeColor="text1"/>
          <w:sz w:val="28"/>
          <w:szCs w:val="28"/>
          <w:rPrChange w:id="416" w:author="rocks ayush" w:date="2019-04-24T07:20:00Z">
            <w:rPr>
              <w:ins w:id="417" w:author="rocks ayush" w:date="2019-04-23T22:19:00Z"/>
            </w:rPr>
          </w:rPrChange>
        </w:rPr>
        <w:pPrChange w:id="418" w:author="rocks ayush" w:date="2019-04-24T07:20:00Z">
          <w:pPr/>
        </w:pPrChange>
      </w:pPr>
      <w:ins w:id="419" w:author="rocks ayush" w:date="2019-04-23T23:57:00Z">
        <w:r>
          <w:t>Grammar class</w:t>
        </w:r>
        <w:r w:rsidRPr="00B42EBF">
          <w:rPr>
            <w:rStyle w:val="myChar"/>
            <w:rPrChange w:id="420" w:author="rocks ayush" w:date="2019-04-23T23:59:00Z">
              <w:rPr/>
            </w:rPrChange>
          </w:rPr>
          <w:t xml:space="preserve">: </w:t>
        </w:r>
      </w:ins>
      <w:ins w:id="421" w:author="rocks ayush" w:date="2019-04-23T23:58:00Z">
        <w:r w:rsidRPr="00B42EBF">
          <w:rPr>
            <w:rStyle w:val="myChar"/>
            <w:rPrChange w:id="422" w:author="rocks ayush" w:date="2019-04-23T23:59:00Z">
              <w:rPr/>
            </w:rPrChange>
          </w:rPr>
          <w:t>Class for Grammar of our T</w:t>
        </w:r>
      </w:ins>
      <w:ins w:id="423" w:author="rocks ayush" w:date="2019-04-23T23:59:00Z">
        <w:r w:rsidRPr="00B42EBF">
          <w:rPr>
            <w:rStyle w:val="myChar"/>
            <w:rPrChange w:id="424" w:author="rocks ayush" w:date="2019-04-23T23:59:00Z">
              <w:rPr/>
            </w:rPrChange>
          </w:rPr>
          <w:t>riple A Language.</w:t>
        </w:r>
      </w:ins>
    </w:p>
    <w:p w:rsidR="00600B60" w:rsidRDefault="00600B60">
      <w:pPr>
        <w:rPr>
          <w:ins w:id="425" w:author="rocks ayush" w:date="2019-04-23T22:19:00Z"/>
        </w:rPr>
      </w:pPr>
    </w:p>
    <w:p w:rsidR="00600B60" w:rsidRDefault="00B42EBF">
      <w:pPr>
        <w:rPr>
          <w:ins w:id="426" w:author="rocks ayush" w:date="2019-04-23T22:19:00Z"/>
        </w:rPr>
      </w:pPr>
      <w:ins w:id="427" w:author="rocks ayush" w:date="2019-04-23T23:59:00Z">
        <w:r>
          <w:rPr>
            <w:noProof/>
          </w:rPr>
          <w:lastRenderedPageBreak/>
          <w:t xml:space="preserve">              </w:t>
        </w:r>
        <w:r>
          <w:rPr>
            <w:noProof/>
          </w:rPr>
          <w:drawing>
            <wp:inline distT="0" distB="0" distL="0" distR="0" wp14:anchorId="2C8992F0" wp14:editId="3E81D577">
              <wp:extent cx="3887470" cy="35110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6319" cy="3519033"/>
                      </a:xfrm>
                      <a:prstGeom prst="rect">
                        <a:avLst/>
                      </a:prstGeom>
                    </pic:spPr>
                  </pic:pic>
                </a:graphicData>
              </a:graphic>
            </wp:inline>
          </w:drawing>
        </w:r>
      </w:ins>
    </w:p>
    <w:p w:rsidR="00600B60" w:rsidRPr="00B42EBF" w:rsidRDefault="00B42EBF">
      <w:pPr>
        <w:rPr>
          <w:ins w:id="428" w:author="rocks ayush" w:date="2019-04-23T22:19:00Z"/>
          <w:i/>
          <w:rPrChange w:id="429" w:author="rocks ayush" w:date="2019-04-24T00:00:00Z">
            <w:rPr>
              <w:ins w:id="430" w:author="rocks ayush" w:date="2019-04-23T22:19:00Z"/>
            </w:rPr>
          </w:rPrChange>
        </w:rPr>
      </w:pPr>
      <w:ins w:id="431" w:author="rocks ayush" w:date="2019-04-23T23:59:00Z">
        <w:r>
          <w:tab/>
        </w:r>
        <w:r w:rsidRPr="00B42EBF">
          <w:rPr>
            <w:i/>
            <w:rPrChange w:id="432" w:author="rocks ayush" w:date="2019-04-24T00:00:00Z">
              <w:rPr/>
            </w:rPrChange>
          </w:rPr>
          <w:t>Image:</w:t>
        </w:r>
      </w:ins>
      <w:ins w:id="433" w:author="rocks ayush" w:date="2019-04-24T00:00:00Z">
        <w:r w:rsidRPr="00B42EBF">
          <w:rPr>
            <w:i/>
            <w:rPrChange w:id="434" w:author="rocks ayush" w:date="2019-04-24T00:00:00Z">
              <w:rPr/>
            </w:rPrChange>
          </w:rPr>
          <w:t xml:space="preserve"> code segment of Grammar Class</w:t>
        </w:r>
      </w:ins>
    </w:p>
    <w:p w:rsidR="00600B60" w:rsidRDefault="00B42EBF">
      <w:pPr>
        <w:pStyle w:val="my"/>
        <w:rPr>
          <w:ins w:id="435" w:author="rocks ayush" w:date="2019-04-24T00:03:00Z"/>
        </w:rPr>
        <w:pPrChange w:id="436" w:author="rocks ayush" w:date="2019-04-24T00:22:00Z">
          <w:pPr>
            <w:pStyle w:val="my"/>
            <w:ind w:left="720"/>
          </w:pPr>
        </w:pPrChange>
      </w:pPr>
      <w:proofErr w:type="spellStart"/>
      <w:ins w:id="437" w:author="rocks ayush" w:date="2019-04-24T00:01:00Z">
        <w:r w:rsidRPr="00B42EBF">
          <w:rPr>
            <w:rStyle w:val="Heading2Char"/>
            <w:rPrChange w:id="438" w:author="rocks ayush" w:date="2019-04-24T00:03:00Z">
              <w:rPr/>
            </w:rPrChange>
          </w:rPr>
          <w:t>InfoPackage</w:t>
        </w:r>
        <w:proofErr w:type="spellEnd"/>
        <w:r w:rsidRPr="00B42EBF">
          <w:rPr>
            <w:rStyle w:val="Heading2Char"/>
            <w:rPrChange w:id="439" w:author="rocks ayush" w:date="2019-04-24T00:03:00Z">
              <w:rPr/>
            </w:rPrChange>
          </w:rPr>
          <w:t xml:space="preserve"> class:</w:t>
        </w:r>
        <w:r>
          <w:t xml:space="preserve"> </w:t>
        </w:r>
      </w:ins>
      <w:ins w:id="440" w:author="rocks ayush" w:date="2019-04-24T00:02:00Z">
        <w:r>
          <w:t xml:space="preserve">Data structure for sending and receiving information from Action and </w:t>
        </w:r>
        <w:proofErr w:type="spellStart"/>
        <w:r>
          <w:t>Goto</w:t>
        </w:r>
        <w:proofErr w:type="spellEnd"/>
        <w:r>
          <w:t xml:space="preserve"> Table</w:t>
        </w:r>
      </w:ins>
      <w:ins w:id="441" w:author="rocks ayush" w:date="2019-04-24T00:03:00Z">
        <w:r>
          <w:t>.</w:t>
        </w:r>
      </w:ins>
    </w:p>
    <w:p w:rsidR="001E11AC" w:rsidRDefault="001E11AC">
      <w:pPr>
        <w:pStyle w:val="my"/>
        <w:rPr>
          <w:ins w:id="442" w:author="rocks ayush" w:date="2019-04-24T00:04:00Z"/>
          <w:noProof/>
        </w:rPr>
        <w:pPrChange w:id="443" w:author="rocks ayush" w:date="2019-04-24T00:22:00Z">
          <w:pPr>
            <w:pStyle w:val="my"/>
            <w:ind w:left="720"/>
          </w:pPr>
        </w:pPrChange>
      </w:pPr>
    </w:p>
    <w:p w:rsidR="001E11AC" w:rsidRDefault="001E11AC">
      <w:pPr>
        <w:pStyle w:val="my"/>
        <w:rPr>
          <w:ins w:id="444" w:author="rocks ayush" w:date="2019-04-23T22:19:00Z"/>
        </w:rPr>
        <w:pPrChange w:id="445" w:author="rocks ayush" w:date="2019-04-24T00:22:00Z">
          <w:pPr/>
        </w:pPrChange>
      </w:pPr>
      <w:ins w:id="446" w:author="rocks ayush" w:date="2019-04-24T00:04:00Z">
        <w:r>
          <w:t xml:space="preserve">       </w:t>
        </w:r>
        <w:r>
          <w:rPr>
            <w:noProof/>
          </w:rPr>
          <w:drawing>
            <wp:inline distT="0" distB="0" distL="0" distR="0" wp14:anchorId="51706A5E" wp14:editId="3E0E09E1">
              <wp:extent cx="3518535" cy="349455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6593" cy="3502562"/>
                      </a:xfrm>
                      <a:prstGeom prst="rect">
                        <a:avLst/>
                      </a:prstGeom>
                    </pic:spPr>
                  </pic:pic>
                </a:graphicData>
              </a:graphic>
            </wp:inline>
          </w:drawing>
        </w:r>
      </w:ins>
    </w:p>
    <w:p w:rsidR="001E11AC" w:rsidRDefault="001E11AC">
      <w:pPr>
        <w:pStyle w:val="my"/>
        <w:rPr>
          <w:ins w:id="447" w:author="rocks ayush" w:date="2019-04-24T00:07:00Z"/>
        </w:rPr>
        <w:pPrChange w:id="448" w:author="rocks ayush" w:date="2019-04-24T00:22:00Z">
          <w:pPr>
            <w:pStyle w:val="my"/>
            <w:ind w:left="720" w:hanging="360"/>
          </w:pPr>
        </w:pPrChange>
      </w:pPr>
    </w:p>
    <w:p w:rsidR="001E11AC" w:rsidRDefault="001E11AC">
      <w:pPr>
        <w:pStyle w:val="my"/>
        <w:rPr>
          <w:ins w:id="449" w:author="rocks ayush" w:date="2019-04-24T00:08:00Z"/>
        </w:rPr>
        <w:pPrChange w:id="450" w:author="rocks ayush" w:date="2019-04-24T00:22:00Z">
          <w:pPr>
            <w:pStyle w:val="my"/>
            <w:ind w:left="720" w:hanging="360"/>
          </w:pPr>
        </w:pPrChange>
      </w:pPr>
      <w:proofErr w:type="spellStart"/>
      <w:ins w:id="451" w:author="rocks ayush" w:date="2019-04-24T00:07:00Z">
        <w:r w:rsidRPr="001E11AC">
          <w:rPr>
            <w:rStyle w:val="Heading2Char"/>
            <w:rPrChange w:id="452" w:author="rocks ayush" w:date="2019-04-24T00:08:00Z">
              <w:rPr/>
            </w:rPrChange>
          </w:rPr>
          <w:t>ActionTable</w:t>
        </w:r>
        <w:proofErr w:type="spellEnd"/>
        <w:r w:rsidRPr="001E11AC">
          <w:rPr>
            <w:rStyle w:val="Heading2Char"/>
            <w:rPrChange w:id="453" w:author="rocks ayush" w:date="2019-04-24T00:08:00Z">
              <w:rPr/>
            </w:rPrChange>
          </w:rPr>
          <w:t xml:space="preserve"> class:</w:t>
        </w:r>
        <w:r>
          <w:t xml:space="preserve"> contains information and functionality of Action table</w:t>
        </w:r>
      </w:ins>
      <w:ins w:id="454" w:author="rocks ayush" w:date="2019-04-24T00:08:00Z">
        <w:r>
          <w:t>.</w:t>
        </w:r>
      </w:ins>
    </w:p>
    <w:p w:rsidR="001E11AC" w:rsidRDefault="001E11AC">
      <w:pPr>
        <w:pStyle w:val="my"/>
        <w:rPr>
          <w:ins w:id="455" w:author="rocks ayush" w:date="2019-04-24T00:08:00Z"/>
        </w:rPr>
        <w:pPrChange w:id="456" w:author="rocks ayush" w:date="2019-04-24T00:22:00Z">
          <w:pPr>
            <w:pStyle w:val="my"/>
            <w:ind w:left="720" w:hanging="360"/>
          </w:pPr>
        </w:pPrChange>
      </w:pPr>
    </w:p>
    <w:p w:rsidR="001E11AC" w:rsidRDefault="001E11AC">
      <w:pPr>
        <w:pStyle w:val="my"/>
        <w:rPr>
          <w:ins w:id="457" w:author="rocks ayush" w:date="2019-04-23T22:19:00Z"/>
        </w:rPr>
        <w:pPrChange w:id="458" w:author="rocks ayush" w:date="2019-04-24T00:22:00Z">
          <w:pPr/>
        </w:pPrChange>
      </w:pPr>
      <w:ins w:id="459" w:author="rocks ayush" w:date="2019-04-24T00:08:00Z">
        <w:r>
          <w:rPr>
            <w:noProof/>
          </w:rPr>
          <w:lastRenderedPageBreak/>
          <w:t xml:space="preserve">             </w:t>
        </w:r>
        <w:r>
          <w:rPr>
            <w:noProof/>
          </w:rPr>
          <w:drawing>
            <wp:inline distT="0" distB="0" distL="0" distR="0" wp14:anchorId="44B36381" wp14:editId="684414FB">
              <wp:extent cx="3711861" cy="364236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629" cy="3701990"/>
                      </a:xfrm>
                      <a:prstGeom prst="rect">
                        <a:avLst/>
                      </a:prstGeom>
                    </pic:spPr>
                  </pic:pic>
                </a:graphicData>
              </a:graphic>
            </wp:inline>
          </w:drawing>
        </w:r>
      </w:ins>
    </w:p>
    <w:p w:rsidR="00600B60" w:rsidRPr="001E11AC" w:rsidRDefault="001E11AC">
      <w:pPr>
        <w:rPr>
          <w:i/>
          <w:rPrChange w:id="460" w:author="rocks ayush" w:date="2019-04-24T00:09:00Z">
            <w:rPr/>
          </w:rPrChange>
        </w:rPr>
      </w:pPr>
      <w:ins w:id="461" w:author="rocks ayush" w:date="2019-04-24T00:09:00Z">
        <w:r>
          <w:tab/>
        </w:r>
        <w:r>
          <w:tab/>
        </w:r>
        <w:r w:rsidRPr="001E11AC">
          <w:rPr>
            <w:i/>
            <w:rPrChange w:id="462" w:author="rocks ayush" w:date="2019-04-24T00:09:00Z">
              <w:rPr/>
            </w:rPrChange>
          </w:rPr>
          <w:t xml:space="preserve">Image: </w:t>
        </w:r>
        <w:proofErr w:type="spellStart"/>
        <w:r w:rsidRPr="001E11AC">
          <w:rPr>
            <w:i/>
            <w:rPrChange w:id="463" w:author="rocks ayush" w:date="2019-04-24T00:09:00Z">
              <w:rPr/>
            </w:rPrChange>
          </w:rPr>
          <w:t>getAction</w:t>
        </w:r>
        <w:proofErr w:type="spellEnd"/>
        <w:r w:rsidRPr="001E11AC">
          <w:rPr>
            <w:i/>
            <w:rPrChange w:id="464" w:author="rocks ayush" w:date="2019-04-24T00:09:00Z">
              <w:rPr/>
            </w:rPrChange>
          </w:rPr>
          <w:t xml:space="preserve"> method from </w:t>
        </w:r>
        <w:proofErr w:type="spellStart"/>
        <w:r w:rsidRPr="001E11AC">
          <w:rPr>
            <w:i/>
            <w:rPrChange w:id="465" w:author="rocks ayush" w:date="2019-04-24T00:09:00Z">
              <w:rPr/>
            </w:rPrChange>
          </w:rPr>
          <w:t>ActionTable</w:t>
        </w:r>
      </w:ins>
      <w:proofErr w:type="spellEnd"/>
    </w:p>
    <w:p w:rsidR="00D03C3C" w:rsidDel="001E11AC" w:rsidRDefault="001E11AC">
      <w:pPr>
        <w:pStyle w:val="my"/>
        <w:rPr>
          <w:del w:id="466" w:author="rocks ayush" w:date="2019-04-24T00:10:00Z"/>
        </w:rPr>
        <w:pPrChange w:id="467" w:author="rocks ayush" w:date="2019-04-24T00:22:00Z">
          <w:pPr>
            <w:pStyle w:val="my"/>
            <w:ind w:left="720" w:hanging="360"/>
          </w:pPr>
        </w:pPrChange>
      </w:pPr>
      <w:proofErr w:type="spellStart"/>
      <w:ins w:id="468" w:author="rocks ayush" w:date="2019-04-24T00:11:00Z">
        <w:r w:rsidRPr="001E11AC">
          <w:rPr>
            <w:rStyle w:val="Heading2Char"/>
            <w:rPrChange w:id="469" w:author="rocks ayush" w:date="2019-04-24T00:12:00Z">
              <w:rPr/>
            </w:rPrChange>
          </w:rPr>
          <w:t>GotoTable</w:t>
        </w:r>
        <w:proofErr w:type="spellEnd"/>
        <w:r w:rsidRPr="001E11AC">
          <w:rPr>
            <w:rStyle w:val="Heading2Char"/>
            <w:rPrChange w:id="470" w:author="rocks ayush" w:date="2019-04-24T00:12:00Z">
              <w:rPr/>
            </w:rPrChange>
          </w:rPr>
          <w:t xml:space="preserve"> class</w:t>
        </w:r>
        <w:r>
          <w:t>: contains informatio</w:t>
        </w:r>
      </w:ins>
      <w:ins w:id="471" w:author="rocks ayush" w:date="2019-04-24T00:12:00Z">
        <w:r>
          <w:t xml:space="preserve">n and functionality of </w:t>
        </w:r>
        <w:proofErr w:type="spellStart"/>
        <w:r>
          <w:t>Goto</w:t>
        </w:r>
        <w:proofErr w:type="spellEnd"/>
        <w:r>
          <w:t xml:space="preserve"> Table.</w:t>
        </w:r>
      </w:ins>
      <w:del w:id="472" w:author="rocks ayush" w:date="2019-04-24T00:10:00Z">
        <w:r w:rsidR="00360117" w:rsidRPr="00360117" w:rsidDel="001E11AC">
          <w:delText>Introduction</w:delText>
        </w:r>
        <w:r w:rsidR="00360117" w:rsidDel="001E11AC">
          <w:delText>:</w:delText>
        </w:r>
      </w:del>
    </w:p>
    <w:p w:rsidR="001E11AC" w:rsidRDefault="001E11AC">
      <w:pPr>
        <w:pStyle w:val="my"/>
        <w:rPr>
          <w:ins w:id="473" w:author="rocks ayush" w:date="2019-04-24T00:12:00Z"/>
        </w:rPr>
        <w:pPrChange w:id="474" w:author="rocks ayush" w:date="2019-04-24T00:22:00Z">
          <w:pPr>
            <w:pStyle w:val="my"/>
            <w:ind w:left="720" w:hanging="360"/>
          </w:pPr>
        </w:pPrChange>
      </w:pPr>
    </w:p>
    <w:p w:rsidR="001E11AC" w:rsidRDefault="001E11AC">
      <w:pPr>
        <w:pStyle w:val="my"/>
        <w:rPr>
          <w:ins w:id="475" w:author="rocks ayush" w:date="2019-04-24T00:12:00Z"/>
        </w:rPr>
        <w:pPrChange w:id="476" w:author="rocks ayush" w:date="2019-04-24T00:22:00Z">
          <w:pPr>
            <w:pStyle w:val="my"/>
            <w:ind w:left="720" w:hanging="360"/>
          </w:pPr>
        </w:pPrChange>
      </w:pPr>
    </w:p>
    <w:p w:rsidR="001E11AC" w:rsidRDefault="001E11AC">
      <w:pPr>
        <w:pStyle w:val="my"/>
        <w:rPr>
          <w:ins w:id="477" w:author="rocks ayush" w:date="2019-04-24T00:12:00Z"/>
        </w:rPr>
        <w:pPrChange w:id="478" w:author="rocks ayush" w:date="2019-04-24T00:22:00Z">
          <w:pPr>
            <w:pStyle w:val="Heading1"/>
          </w:pPr>
        </w:pPrChange>
      </w:pPr>
      <w:ins w:id="479" w:author="rocks ayush" w:date="2019-04-24T00:13:00Z">
        <w:r>
          <w:rPr>
            <w:noProof/>
          </w:rPr>
          <w:lastRenderedPageBreak/>
          <w:t xml:space="preserve">           </w:t>
        </w:r>
      </w:ins>
      <w:ins w:id="480" w:author="rocks ayush" w:date="2019-04-24T00:12:00Z">
        <w:r>
          <w:rPr>
            <w:noProof/>
          </w:rPr>
          <w:drawing>
            <wp:inline distT="0" distB="0" distL="0" distR="0" wp14:anchorId="54E1075A" wp14:editId="5DBA4625">
              <wp:extent cx="3901440" cy="4584192"/>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567" cy="4598441"/>
                      </a:xfrm>
                      <a:prstGeom prst="rect">
                        <a:avLst/>
                      </a:prstGeom>
                    </pic:spPr>
                  </pic:pic>
                </a:graphicData>
              </a:graphic>
            </wp:inline>
          </w:drawing>
        </w:r>
      </w:ins>
    </w:p>
    <w:p w:rsidR="001E11AC" w:rsidRDefault="001E11AC" w:rsidP="00B60971">
      <w:pPr>
        <w:rPr>
          <w:ins w:id="481" w:author="rocks ayush" w:date="2019-04-24T00:15:00Z"/>
          <w:i/>
        </w:rPr>
      </w:pPr>
      <w:ins w:id="482" w:author="rocks ayush" w:date="2019-04-24T00:13:00Z">
        <w:r>
          <w:tab/>
        </w:r>
        <w:r>
          <w:tab/>
        </w:r>
        <w:r w:rsidRPr="00B60971">
          <w:rPr>
            <w:i/>
            <w:rPrChange w:id="483" w:author="rocks ayush" w:date="2019-04-24T00:13:00Z">
              <w:rPr/>
            </w:rPrChange>
          </w:rPr>
          <w:t xml:space="preserve">Image: code of </w:t>
        </w:r>
        <w:proofErr w:type="spellStart"/>
        <w:r w:rsidRPr="00B60971">
          <w:rPr>
            <w:i/>
            <w:rPrChange w:id="484" w:author="rocks ayush" w:date="2019-04-24T00:13:00Z">
              <w:rPr/>
            </w:rPrChange>
          </w:rPr>
          <w:t>GotoTable</w:t>
        </w:r>
      </w:ins>
      <w:proofErr w:type="spellEnd"/>
    </w:p>
    <w:p w:rsidR="00B60971" w:rsidRPr="00B60971" w:rsidRDefault="00B60971" w:rsidP="008F47FB">
      <w:pPr>
        <w:rPr>
          <w:ins w:id="485" w:author="rocks ayush" w:date="2019-04-24T00:10:00Z"/>
          <w:i/>
          <w:rPrChange w:id="486" w:author="rocks ayush" w:date="2019-04-24T00:13:00Z">
            <w:rPr>
              <w:ins w:id="487" w:author="rocks ayush" w:date="2019-04-24T00:10:00Z"/>
            </w:rPr>
          </w:rPrChange>
        </w:rPr>
      </w:pPr>
    </w:p>
    <w:p w:rsidR="001E11AC" w:rsidRDefault="00B60971" w:rsidP="001E11AC">
      <w:pPr>
        <w:rPr>
          <w:ins w:id="488" w:author="rocks ayush" w:date="2019-04-24T00:10:00Z"/>
        </w:rPr>
      </w:pPr>
      <w:proofErr w:type="spellStart"/>
      <w:ins w:id="489" w:author="rocks ayush" w:date="2019-04-24T00:14:00Z">
        <w:r w:rsidRPr="00B60971">
          <w:rPr>
            <w:rStyle w:val="Heading2Char"/>
            <w:rPrChange w:id="490" w:author="rocks ayush" w:date="2019-04-24T00:15:00Z">
              <w:rPr/>
            </w:rPrChange>
          </w:rPr>
          <w:t>SLRparser</w:t>
        </w:r>
        <w:proofErr w:type="spellEnd"/>
        <w:r w:rsidRPr="00B60971">
          <w:rPr>
            <w:rStyle w:val="Heading2Char"/>
            <w:rPrChange w:id="491" w:author="rocks ayush" w:date="2019-04-24T00:15:00Z">
              <w:rPr/>
            </w:rPrChange>
          </w:rPr>
          <w:t xml:space="preserve"> class: </w:t>
        </w:r>
        <w:r w:rsidRPr="00B60971">
          <w:rPr>
            <w:rStyle w:val="myChar"/>
            <w:rPrChange w:id="492" w:author="rocks ayush" w:date="2019-04-24T00:15:00Z">
              <w:rPr/>
            </w:rPrChange>
          </w:rPr>
          <w:t xml:space="preserve">Contains all the functionality </w:t>
        </w:r>
      </w:ins>
      <w:ins w:id="493" w:author="rocks ayush" w:date="2019-04-24T00:15:00Z">
        <w:r w:rsidRPr="00B60971">
          <w:rPr>
            <w:rStyle w:val="myChar"/>
            <w:rPrChange w:id="494" w:author="rocks ayush" w:date="2019-04-24T00:15:00Z">
              <w:rPr/>
            </w:rPrChange>
          </w:rPr>
          <w:t>of SLR parser.</w:t>
        </w:r>
      </w:ins>
    </w:p>
    <w:p w:rsidR="001E11AC" w:rsidRDefault="00B60971" w:rsidP="001E11AC">
      <w:pPr>
        <w:rPr>
          <w:ins w:id="495" w:author="rocks ayush" w:date="2019-04-24T00:10:00Z"/>
        </w:rPr>
      </w:pPr>
      <w:ins w:id="496" w:author="rocks ayush" w:date="2019-04-24T00:17:00Z">
        <w:r>
          <w:rPr>
            <w:noProof/>
          </w:rPr>
          <w:t xml:space="preserve">                       </w:t>
        </w:r>
      </w:ins>
      <w:ins w:id="497" w:author="rocks ayush" w:date="2019-04-24T00:16:00Z">
        <w:r>
          <w:rPr>
            <w:noProof/>
          </w:rPr>
          <w:drawing>
            <wp:inline distT="0" distB="0" distL="0" distR="0" wp14:anchorId="6F20C0C0" wp14:editId="1EE0C91D">
              <wp:extent cx="3051825" cy="2697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7029" cy="2728597"/>
                      </a:xfrm>
                      <a:prstGeom prst="rect">
                        <a:avLst/>
                      </a:prstGeom>
                    </pic:spPr>
                  </pic:pic>
                </a:graphicData>
              </a:graphic>
            </wp:inline>
          </w:drawing>
        </w:r>
      </w:ins>
    </w:p>
    <w:p w:rsidR="001E11AC" w:rsidRPr="007E1FB8" w:rsidRDefault="007E1FB8">
      <w:pPr>
        <w:pStyle w:val="Title"/>
        <w:ind w:left="2160" w:firstLine="720"/>
        <w:rPr>
          <w:ins w:id="498" w:author="rocks ayush" w:date="2019-04-24T00:10: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99" w:author="rocks ayush" w:date="2019-04-24T00:46:00Z">
            <w:rPr>
              <w:ins w:id="500" w:author="rocks ayush" w:date="2019-04-24T00:10:00Z"/>
            </w:rPr>
          </w:rPrChange>
        </w:rPr>
        <w:pPrChange w:id="501" w:author="rocks ayush" w:date="2019-04-24T00:19:00Z">
          <w:pPr/>
        </w:pPrChange>
      </w:pPr>
      <w:ins w:id="502" w:author="rocks ayush" w:date="2019-04-24T00:46:00Z">
        <w: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ins>
      <w:ins w:id="503" w:author="rocks ayush" w:date="2019-04-24T00:19:00Z">
        <w:r w:rsidR="00B60971" w:rsidRPr="007E1FB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04" w:author="rocks ayush" w:date="2019-04-24T00:46:00Z">
              <w:rPr/>
            </w:rPrChange>
          </w:rPr>
          <w:t>Execution</w:t>
        </w:r>
      </w:ins>
    </w:p>
    <w:p w:rsidR="001E11AC" w:rsidRDefault="001E11AC" w:rsidP="001E11AC">
      <w:pPr>
        <w:rPr>
          <w:ins w:id="505" w:author="rocks ayush" w:date="2019-04-24T00:10:00Z"/>
        </w:rPr>
      </w:pPr>
    </w:p>
    <w:p w:rsidR="00B60971" w:rsidRDefault="00B60971" w:rsidP="00B60971">
      <w:pPr>
        <w:pStyle w:val="my"/>
        <w:rPr>
          <w:ins w:id="506" w:author="rocks ayush" w:date="2019-04-24T00:22:00Z"/>
        </w:rPr>
      </w:pPr>
      <w:ins w:id="507" w:author="rocks ayush" w:date="2019-04-24T00:20:00Z">
        <w:r w:rsidRPr="008F47FB">
          <w:t>Execution of some sample program is shown below</w:t>
        </w:r>
      </w:ins>
      <w:ins w:id="508" w:author="rocks ayush" w:date="2019-04-24T00:21:00Z">
        <w:r w:rsidRPr="0073507B">
          <w:t>:</w:t>
        </w:r>
      </w:ins>
    </w:p>
    <w:p w:rsidR="00B60971" w:rsidRDefault="00B60971" w:rsidP="00B60971">
      <w:pPr>
        <w:pStyle w:val="my"/>
        <w:rPr>
          <w:ins w:id="509" w:author="rocks ayush" w:date="2019-04-24T00:22:00Z"/>
        </w:rPr>
      </w:pPr>
    </w:p>
    <w:p w:rsidR="00BB1A63" w:rsidRDefault="008F47FB" w:rsidP="008F47FB">
      <w:pPr>
        <w:pStyle w:val="Heading1"/>
        <w:ind w:left="2880" w:firstLine="720"/>
        <w:rPr>
          <w:ins w:id="510" w:author="rocks ayush" w:date="2019-04-24T01:04:00Z"/>
          <w:b/>
        </w:rPr>
      </w:pPr>
      <w:ins w:id="511" w:author="rocks ayush" w:date="2019-04-24T01:03:00Z">
        <w:r w:rsidRPr="008F47FB">
          <w:rPr>
            <w:b/>
            <w:rPrChange w:id="512" w:author="rocks ayush" w:date="2019-04-24T01:03:00Z">
              <w:rPr/>
            </w:rPrChange>
          </w:rPr>
          <w:t>v</w:t>
        </w:r>
      </w:ins>
      <w:ins w:id="513" w:author="rocks ayush" w:date="2019-04-24T00:22:00Z">
        <w:r w:rsidR="00B60971" w:rsidRPr="008F47FB">
          <w:rPr>
            <w:b/>
            <w:rPrChange w:id="514" w:author="rocks ayush" w:date="2019-04-24T01:03:00Z">
              <w:rPr/>
            </w:rPrChange>
          </w:rPr>
          <w:t>prg1.tal</w:t>
        </w:r>
      </w:ins>
    </w:p>
    <w:p w:rsidR="008F47FB" w:rsidRPr="0073507B" w:rsidRDefault="008F47FB" w:rsidP="0073507B">
      <w:pPr>
        <w:rPr>
          <w:ins w:id="515" w:author="rocks ayush" w:date="2019-04-24T00:32:00Z"/>
        </w:rPr>
      </w:pPr>
    </w:p>
    <w:p w:rsidR="00B60971" w:rsidRDefault="00BB1A63">
      <w:pPr>
        <w:pStyle w:val="my"/>
        <w:rPr>
          <w:ins w:id="516" w:author="rocks ayush" w:date="2019-04-24T00:31:00Z"/>
        </w:rPr>
        <w:pPrChange w:id="517" w:author="rocks ayush" w:date="2019-04-24T00:33:00Z">
          <w:pPr/>
        </w:pPrChange>
      </w:pPr>
      <w:ins w:id="518" w:author="rocks ayush" w:date="2019-04-24T00:31:00Z">
        <w:r>
          <w:t>Input</w:t>
        </w:r>
      </w:ins>
      <w:ins w:id="519" w:author="rocks ayush" w:date="2019-04-24T00:33:00Z">
        <w:r>
          <w:t>:</w:t>
        </w:r>
      </w:ins>
    </w:p>
    <w:p w:rsidR="00BB1A63" w:rsidRDefault="00BB1A63" w:rsidP="00B60971">
      <w:pPr>
        <w:rPr>
          <w:ins w:id="520" w:author="rocks ayush" w:date="2019-04-24T00:31:00Z"/>
        </w:rPr>
      </w:pPr>
      <w:ins w:id="521" w:author="rocks ayush" w:date="2019-04-24T00:32:00Z">
        <w:r>
          <w:rPr>
            <w:noProof/>
          </w:rPr>
          <w:drawing>
            <wp:inline distT="0" distB="0" distL="0" distR="0" wp14:anchorId="45C08050" wp14:editId="2C01365A">
              <wp:extent cx="5731510" cy="35515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51555"/>
                      </a:xfrm>
                      <a:prstGeom prst="rect">
                        <a:avLst/>
                      </a:prstGeom>
                    </pic:spPr>
                  </pic:pic>
                </a:graphicData>
              </a:graphic>
            </wp:inline>
          </w:drawing>
        </w:r>
      </w:ins>
    </w:p>
    <w:p w:rsidR="00BB1A63" w:rsidRDefault="00BB1A63">
      <w:pPr>
        <w:pStyle w:val="my"/>
        <w:rPr>
          <w:ins w:id="522" w:author="rocks ayush" w:date="2019-04-24T00:31:00Z"/>
        </w:rPr>
        <w:pPrChange w:id="523" w:author="rocks ayush" w:date="2019-04-24T00:33:00Z">
          <w:pPr/>
        </w:pPrChange>
      </w:pPr>
      <w:ins w:id="524" w:author="rocks ayush" w:date="2019-04-24T00:31:00Z">
        <w:r>
          <w:t>Output:</w:t>
        </w:r>
      </w:ins>
    </w:p>
    <w:p w:rsidR="00BB1A63" w:rsidRPr="008F47FB" w:rsidRDefault="00BB1A63">
      <w:pPr>
        <w:rPr>
          <w:ins w:id="525" w:author="rocks ayush" w:date="2019-04-24T00:10:00Z"/>
        </w:rPr>
        <w:pPrChange w:id="526" w:author="rocks ayush" w:date="2019-04-24T00:31:00Z">
          <w:pPr>
            <w:pStyle w:val="Heading1"/>
          </w:pPr>
        </w:pPrChange>
      </w:pPr>
      <w:ins w:id="527" w:author="rocks ayush" w:date="2019-04-24T00:31:00Z">
        <w:r>
          <w:rPr>
            <w:noProof/>
          </w:rPr>
          <w:drawing>
            <wp:inline distT="0" distB="0" distL="0" distR="0" wp14:anchorId="2E379E55" wp14:editId="65FF45B7">
              <wp:extent cx="4166171" cy="23088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8976" cy="2327041"/>
                      </a:xfrm>
                      <a:prstGeom prst="rect">
                        <a:avLst/>
                      </a:prstGeom>
                    </pic:spPr>
                  </pic:pic>
                </a:graphicData>
              </a:graphic>
            </wp:inline>
          </w:drawing>
        </w:r>
      </w:ins>
    </w:p>
    <w:p w:rsidR="00CE6707" w:rsidRPr="0073507B" w:rsidDel="00BB1A63" w:rsidRDefault="00BB1A63">
      <w:pPr>
        <w:pStyle w:val="Heading1"/>
        <w:ind w:left="2880" w:firstLine="720"/>
        <w:rPr>
          <w:del w:id="528" w:author="rocks ayush" w:date="2019-04-24T00:10:00Z"/>
          <w:b/>
          <w:rPrChange w:id="529" w:author="rocks ayush" w:date="2019-04-24T01:05:00Z">
            <w:rPr>
              <w:del w:id="530" w:author="rocks ayush" w:date="2019-04-24T00:10:00Z"/>
            </w:rPr>
          </w:rPrChange>
        </w:rPr>
        <w:pPrChange w:id="531" w:author="rocks ayush" w:date="2019-04-24T01:04:00Z">
          <w:pPr>
            <w:pStyle w:val="Heading2"/>
          </w:pPr>
        </w:pPrChange>
      </w:pPr>
      <w:ins w:id="532" w:author="rocks ayush" w:date="2019-04-24T00:36:00Z">
        <w:r w:rsidRPr="0073507B">
          <w:rPr>
            <w:b/>
            <w:rPrChange w:id="533" w:author="rocks ayush" w:date="2019-04-24T01:05:00Z">
              <w:rPr/>
            </w:rPrChange>
          </w:rPr>
          <w:lastRenderedPageBreak/>
          <w:t>Ivprg1.tal</w:t>
        </w:r>
      </w:ins>
    </w:p>
    <w:p w:rsidR="00BB1A63" w:rsidRPr="0073507B" w:rsidRDefault="00BB1A63">
      <w:pPr>
        <w:pStyle w:val="Heading1"/>
        <w:ind w:left="2880" w:firstLine="720"/>
        <w:rPr>
          <w:ins w:id="534" w:author="rocks ayush" w:date="2019-04-24T00:36:00Z"/>
        </w:rPr>
        <w:pPrChange w:id="535" w:author="rocks ayush" w:date="2019-04-24T01:04:00Z">
          <w:pPr/>
        </w:pPrChange>
      </w:pPr>
    </w:p>
    <w:p w:rsidR="00BB1A63" w:rsidRPr="008F47FB" w:rsidRDefault="00BB1A63">
      <w:pPr>
        <w:rPr>
          <w:ins w:id="536" w:author="rocks ayush" w:date="2019-04-24T00:36:00Z"/>
        </w:rPr>
        <w:pPrChange w:id="537" w:author="rocks ayush" w:date="2019-04-24T00:36:00Z">
          <w:pPr>
            <w:pStyle w:val="Heading1"/>
          </w:pPr>
        </w:pPrChange>
      </w:pPr>
    </w:p>
    <w:p w:rsidR="00BB1A63" w:rsidRDefault="00BB1A63">
      <w:pPr>
        <w:pStyle w:val="my"/>
        <w:rPr>
          <w:ins w:id="538" w:author="rocks ayush" w:date="2019-04-24T00:37:00Z"/>
        </w:rPr>
        <w:pPrChange w:id="539" w:author="rocks ayush" w:date="2019-04-24T00:38:00Z">
          <w:pPr>
            <w:pStyle w:val="Heading2"/>
          </w:pPr>
        </w:pPrChange>
      </w:pPr>
      <w:ins w:id="540" w:author="rocks ayush" w:date="2019-04-24T00:36:00Z">
        <w:r>
          <w:t>In</w:t>
        </w:r>
      </w:ins>
      <w:ins w:id="541" w:author="rocks ayush" w:date="2019-04-24T00:37:00Z">
        <w:r>
          <w:t>put:</w:t>
        </w:r>
      </w:ins>
    </w:p>
    <w:p w:rsidR="00BB1A63" w:rsidRDefault="00BB1A63" w:rsidP="00BB1A63">
      <w:pPr>
        <w:rPr>
          <w:ins w:id="542" w:author="rocks ayush" w:date="2019-04-24T00:37:00Z"/>
        </w:rPr>
      </w:pPr>
      <w:ins w:id="543" w:author="rocks ayush" w:date="2019-04-24T00:37:00Z">
        <w:r>
          <w:rPr>
            <w:noProof/>
          </w:rPr>
          <w:drawing>
            <wp:inline distT="0" distB="0" distL="0" distR="0" wp14:anchorId="428851DF" wp14:editId="1954BA53">
              <wp:extent cx="5038725" cy="3848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3848100"/>
                      </a:xfrm>
                      <a:prstGeom prst="rect">
                        <a:avLst/>
                      </a:prstGeom>
                    </pic:spPr>
                  </pic:pic>
                </a:graphicData>
              </a:graphic>
            </wp:inline>
          </w:drawing>
        </w:r>
      </w:ins>
    </w:p>
    <w:p w:rsidR="00BB1A63" w:rsidRDefault="00BB1A63" w:rsidP="00BB1A63">
      <w:pPr>
        <w:rPr>
          <w:ins w:id="544" w:author="rocks ayush" w:date="2019-04-24T00:37:00Z"/>
        </w:rPr>
      </w:pPr>
    </w:p>
    <w:p w:rsidR="00BB1A63" w:rsidRDefault="00BB1A63">
      <w:pPr>
        <w:pStyle w:val="my"/>
        <w:rPr>
          <w:ins w:id="545" w:author="rocks ayush" w:date="2019-04-24T00:37:00Z"/>
        </w:rPr>
        <w:pPrChange w:id="546" w:author="rocks ayush" w:date="2019-04-24T00:38:00Z">
          <w:pPr/>
        </w:pPrChange>
      </w:pPr>
      <w:ins w:id="547" w:author="rocks ayush" w:date="2019-04-24T00:37:00Z">
        <w:r>
          <w:t>Output:</w:t>
        </w:r>
      </w:ins>
    </w:p>
    <w:p w:rsidR="00BB1A63" w:rsidRPr="008F47FB" w:rsidRDefault="00BB1A63">
      <w:pPr>
        <w:rPr>
          <w:ins w:id="548" w:author="rocks ayush" w:date="2019-04-24T00:33:00Z"/>
        </w:rPr>
      </w:pPr>
      <w:ins w:id="549" w:author="rocks ayush" w:date="2019-04-24T00:38:00Z">
        <w:r>
          <w:rPr>
            <w:noProof/>
          </w:rPr>
          <w:drawing>
            <wp:inline distT="0" distB="0" distL="0" distR="0" wp14:anchorId="0AD5CB63" wp14:editId="2D44F5E2">
              <wp:extent cx="5731510" cy="2754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4630"/>
                      </a:xfrm>
                      <a:prstGeom prst="rect">
                        <a:avLst/>
                      </a:prstGeom>
                    </pic:spPr>
                  </pic:pic>
                </a:graphicData>
              </a:graphic>
            </wp:inline>
          </w:drawing>
        </w:r>
      </w:ins>
    </w:p>
    <w:p w:rsidR="00BB1A63" w:rsidRPr="008F47FB" w:rsidRDefault="00BB1A63">
      <w:pPr>
        <w:rPr>
          <w:ins w:id="550" w:author="rocks ayush" w:date="2019-04-24T00:33:00Z"/>
        </w:rPr>
      </w:pPr>
    </w:p>
    <w:p w:rsidR="00360117" w:rsidDel="00BB1A63" w:rsidRDefault="00360117" w:rsidP="00CE6707">
      <w:pPr>
        <w:pStyle w:val="Heading1"/>
        <w:rPr>
          <w:del w:id="551" w:author="rocks ayush" w:date="2019-04-24T00:10:00Z"/>
        </w:rPr>
      </w:pPr>
      <w:del w:id="552" w:author="rocks ayush" w:date="2019-04-24T00:10:00Z">
        <w:r w:rsidRPr="00CE6707" w:rsidDel="001E11AC">
          <w:delText>Online student feedback system is the web based feedback collecting system from the students and provides the automatic generation of a feedback which is given by students. We have developed student feedback system to provide feedback in a quick and easy manner to the particular department. We have developed Student Staff Feedback System to provide feedback in an easy and quick manner to the department’s faculty and Hod. So we call it as Student Feedback System which delivers via the student staff interface as online system which acting as a Service Provider. So we called it a student’s feedback system which delivers via the student staff interface as online system which acting as a service provider. By using this technology we can make fast feedback about the faculty by students on time to head of departments as they referred in online system. By using this technology we can give feedback in online system as fast as compare to the existing paper feedback system. The student can give feedback in online system provided by college staff. The existing system carries more time to do a piece of work for this reason the online system feedback is implemented. students can give feedback about the lecturers. Students will fill online</w:delText>
        </w:r>
        <w:r w:rsidR="00CF1ED3" w:rsidRPr="00CE6707" w:rsidDel="001E11AC">
          <w:delText xml:space="preserve"> feedback using a standard form</w:delText>
        </w:r>
        <w:r w:rsidRPr="00CE6707" w:rsidDel="001E11AC">
          <w:delText>. This feedbac</w:delText>
        </w:r>
        <w:r w:rsidR="00CF1ED3" w:rsidRPr="00CE6707" w:rsidDel="001E11AC">
          <w:delText>k report was checked by the Hod of the department H</w:delText>
        </w:r>
        <w:r w:rsidRPr="00CE6707" w:rsidDel="001E11AC">
          <w:delText>e give counsel</w:delText>
        </w:r>
        <w:r w:rsidR="00CF1ED3" w:rsidRPr="00CE6707" w:rsidDel="001E11AC">
          <w:delText>l</w:delText>
        </w:r>
        <w:r w:rsidRPr="00CE6707" w:rsidDel="001E11AC">
          <w:delText>ing to the college staff</w:delText>
        </w:r>
        <w:r w:rsidR="00CF1ED3" w:rsidRPr="00CE6707" w:rsidDel="001E11AC">
          <w:delText xml:space="preserve"> based on feedback provided by students.</w:delText>
        </w:r>
      </w:del>
    </w:p>
    <w:p w:rsidR="00BB1A63" w:rsidRDefault="00BB1A63" w:rsidP="00BB1A63">
      <w:pPr>
        <w:rPr>
          <w:ins w:id="553" w:author="rocks ayush" w:date="2019-04-24T00:38:00Z"/>
        </w:rPr>
      </w:pPr>
    </w:p>
    <w:p w:rsidR="00BB1A63" w:rsidRPr="0073507B" w:rsidRDefault="00BB1A63">
      <w:pPr>
        <w:pStyle w:val="Heading1"/>
        <w:ind w:left="2880" w:firstLine="720"/>
        <w:rPr>
          <w:ins w:id="554" w:author="rocks ayush" w:date="2019-04-24T00:40:00Z"/>
          <w:b/>
          <w:rPrChange w:id="555" w:author="rocks ayush" w:date="2019-04-24T01:04:00Z">
            <w:rPr>
              <w:ins w:id="556" w:author="rocks ayush" w:date="2019-04-24T00:40:00Z"/>
            </w:rPr>
          </w:rPrChange>
        </w:rPr>
        <w:pPrChange w:id="557" w:author="rocks ayush" w:date="2019-04-24T01:04:00Z">
          <w:pPr>
            <w:pStyle w:val="Heading2"/>
          </w:pPr>
        </w:pPrChange>
      </w:pPr>
      <w:ins w:id="558" w:author="rocks ayush" w:date="2019-04-24T00:40:00Z">
        <w:r w:rsidRPr="0073507B">
          <w:rPr>
            <w:b/>
            <w:rPrChange w:id="559" w:author="rocks ayush" w:date="2019-04-24T01:04:00Z">
              <w:rPr/>
            </w:rPrChange>
          </w:rPr>
          <w:lastRenderedPageBreak/>
          <w:t>Invprg3.tal</w:t>
        </w:r>
      </w:ins>
    </w:p>
    <w:p w:rsidR="00BB1A63" w:rsidRDefault="00BB1A63" w:rsidP="00BB1A63">
      <w:pPr>
        <w:rPr>
          <w:ins w:id="560" w:author="rocks ayush" w:date="2019-04-24T00:40:00Z"/>
        </w:rPr>
      </w:pPr>
    </w:p>
    <w:p w:rsidR="00BB1A63" w:rsidRDefault="00BB1A63" w:rsidP="00BB1A63">
      <w:pPr>
        <w:pStyle w:val="my"/>
        <w:rPr>
          <w:ins w:id="561" w:author="rocks ayush" w:date="2019-04-24T01:05:00Z"/>
        </w:rPr>
      </w:pPr>
      <w:ins w:id="562" w:author="rocks ayush" w:date="2019-04-24T00:41:00Z">
        <w:r>
          <w:t>Input:</w:t>
        </w:r>
      </w:ins>
    </w:p>
    <w:p w:rsidR="0073507B" w:rsidRDefault="0073507B">
      <w:pPr>
        <w:pStyle w:val="my"/>
        <w:rPr>
          <w:ins w:id="563" w:author="rocks ayush" w:date="2019-04-24T00:41:00Z"/>
        </w:rPr>
        <w:pPrChange w:id="564" w:author="rocks ayush" w:date="2019-04-24T00:41:00Z">
          <w:pPr/>
        </w:pPrChange>
      </w:pPr>
    </w:p>
    <w:p w:rsidR="00BB1A63" w:rsidRDefault="00BB1A63" w:rsidP="00BB1A63">
      <w:pPr>
        <w:rPr>
          <w:ins w:id="565" w:author="rocks ayush" w:date="2019-04-24T01:04:00Z"/>
        </w:rPr>
      </w:pPr>
      <w:ins w:id="566" w:author="rocks ayush" w:date="2019-04-24T00:41:00Z">
        <w:r>
          <w:rPr>
            <w:noProof/>
          </w:rPr>
          <w:drawing>
            <wp:inline distT="0" distB="0" distL="0" distR="0" wp14:anchorId="1A8E790B" wp14:editId="7419A669">
              <wp:extent cx="3909060" cy="29407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8568" cy="2962960"/>
                      </a:xfrm>
                      <a:prstGeom prst="rect">
                        <a:avLst/>
                      </a:prstGeom>
                    </pic:spPr>
                  </pic:pic>
                </a:graphicData>
              </a:graphic>
            </wp:inline>
          </w:drawing>
        </w:r>
      </w:ins>
    </w:p>
    <w:p w:rsidR="0073507B" w:rsidRDefault="0073507B" w:rsidP="00BB1A63">
      <w:pPr>
        <w:rPr>
          <w:ins w:id="567" w:author="rocks ayush" w:date="2019-04-24T01:04:00Z"/>
        </w:rPr>
      </w:pPr>
    </w:p>
    <w:p w:rsidR="0073507B" w:rsidRPr="008F47FB" w:rsidRDefault="0073507B" w:rsidP="0073507B">
      <w:pPr>
        <w:rPr>
          <w:ins w:id="568" w:author="rocks ayush" w:date="2019-04-24T00:38:00Z"/>
        </w:rPr>
      </w:pPr>
    </w:p>
    <w:p w:rsidR="00BB1A63" w:rsidRDefault="00BB1A63" w:rsidP="00BB1A63">
      <w:pPr>
        <w:pStyle w:val="my"/>
        <w:rPr>
          <w:ins w:id="569" w:author="rocks ayush" w:date="2019-04-24T01:04:00Z"/>
        </w:rPr>
      </w:pPr>
      <w:ins w:id="570" w:author="rocks ayush" w:date="2019-04-24T00:41:00Z">
        <w:r>
          <w:t>Output:</w:t>
        </w:r>
      </w:ins>
    </w:p>
    <w:p w:rsidR="0073507B" w:rsidRDefault="0073507B" w:rsidP="00BB1A63">
      <w:pPr>
        <w:pStyle w:val="my"/>
        <w:rPr>
          <w:ins w:id="571" w:author="rocks ayush" w:date="2019-04-24T01:04:00Z"/>
        </w:rPr>
      </w:pPr>
    </w:p>
    <w:p w:rsidR="0073507B" w:rsidRDefault="0073507B" w:rsidP="00BB1A63">
      <w:pPr>
        <w:pStyle w:val="my"/>
        <w:rPr>
          <w:ins w:id="572" w:author="rocks ayush" w:date="2019-04-24T00:41:00Z"/>
        </w:rPr>
      </w:pPr>
    </w:p>
    <w:p w:rsidR="00BB1A63" w:rsidRDefault="007E1FB8" w:rsidP="00BB1A63">
      <w:pPr>
        <w:pStyle w:val="my"/>
        <w:rPr>
          <w:ins w:id="573" w:author="rocks ayush" w:date="2019-04-24T00:42:00Z"/>
        </w:rPr>
      </w:pPr>
      <w:ins w:id="574" w:author="rocks ayush" w:date="2019-04-24T00:42:00Z">
        <w:r>
          <w:rPr>
            <w:noProof/>
          </w:rPr>
          <w:drawing>
            <wp:inline distT="0" distB="0" distL="0" distR="0" wp14:anchorId="5EACA591" wp14:editId="3AC35A10">
              <wp:extent cx="5362575" cy="2447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2447925"/>
                      </a:xfrm>
                      <a:prstGeom prst="rect">
                        <a:avLst/>
                      </a:prstGeom>
                    </pic:spPr>
                  </pic:pic>
                </a:graphicData>
              </a:graphic>
            </wp:inline>
          </w:drawing>
        </w:r>
      </w:ins>
    </w:p>
    <w:p w:rsidR="007E1FB8" w:rsidRDefault="007E1FB8" w:rsidP="00BB1A63">
      <w:pPr>
        <w:pStyle w:val="my"/>
        <w:rPr>
          <w:ins w:id="575" w:author="rocks ayush" w:date="2019-04-24T00:42:00Z"/>
        </w:rPr>
      </w:pPr>
    </w:p>
    <w:p w:rsidR="007E1FB8" w:rsidRPr="008F47FB" w:rsidRDefault="007E1FB8">
      <w:pPr>
        <w:pStyle w:val="my"/>
        <w:rPr>
          <w:ins w:id="576" w:author="rocks ayush" w:date="2019-04-24T00:38:00Z"/>
        </w:rPr>
        <w:pPrChange w:id="577" w:author="rocks ayush" w:date="2019-04-24T00:41:00Z">
          <w:pPr>
            <w:pStyle w:val="ST2"/>
            <w:jc w:val="both"/>
          </w:pPr>
        </w:pPrChange>
      </w:pPr>
    </w:p>
    <w:p w:rsidR="00CF1ED3" w:rsidDel="00A966B2" w:rsidRDefault="00CF1ED3">
      <w:pPr>
        <w:pStyle w:val="Heading1"/>
        <w:rPr>
          <w:del w:id="578" w:author="rocks ayush" w:date="2019-04-24T00:10:00Z"/>
          <w:rFonts w:ascii="Open Sans" w:hAnsi="Open Sans"/>
          <w:color w:val="616161"/>
        </w:rPr>
      </w:pPr>
    </w:p>
    <w:p w:rsidR="00A966B2" w:rsidRDefault="00A966B2" w:rsidP="00A966B2">
      <w:pPr>
        <w:rPr>
          <w:ins w:id="579" w:author="rocks ayush" w:date="2019-04-24T07:41:00Z"/>
        </w:rPr>
      </w:pPr>
    </w:p>
    <w:p w:rsidR="00A966B2" w:rsidRDefault="00A966B2" w:rsidP="00A966B2">
      <w:pPr>
        <w:pStyle w:val="Heading2"/>
        <w:jc w:val="center"/>
        <w:rPr>
          <w:ins w:id="580" w:author="rocks ayush" w:date="2019-04-24T07:41:00Z"/>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581" w:author="rocks ayush" w:date="2019-04-24T07:41:00Z">
        <w:r w:rsidRPr="00F34C46">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Syntax Analyzer</w:t>
        </w:r>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Grammar and Parse table</w:t>
        </w:r>
      </w:ins>
    </w:p>
    <w:p w:rsidR="00A966B2" w:rsidRDefault="00A966B2" w:rsidP="00A966B2">
      <w:pPr>
        <w:pStyle w:val="Heading1"/>
        <w:rPr>
          <w:ins w:id="582" w:author="rocks ayush" w:date="2019-04-24T07:41:00Z"/>
        </w:rPr>
      </w:pPr>
    </w:p>
    <w:p w:rsidR="00A966B2" w:rsidRDefault="00A966B2" w:rsidP="00A966B2">
      <w:pPr>
        <w:pStyle w:val="Heading1"/>
        <w:rPr>
          <w:ins w:id="583" w:author="rocks ayush" w:date="2019-04-24T07:41:00Z"/>
        </w:rPr>
      </w:pPr>
      <w:ins w:id="584" w:author="rocks ayush" w:date="2019-04-24T07:41:00Z">
        <w:r>
          <w:t>The Gramm</w:t>
        </w:r>
        <w:r>
          <w:t>ar:</w:t>
        </w:r>
      </w:ins>
    </w:p>
    <w:p w:rsidR="00A966B2" w:rsidRDefault="00A966B2" w:rsidP="00A966B2">
      <w:pPr>
        <w:pStyle w:val="Heading1"/>
        <w:rPr>
          <w:ins w:id="585" w:author="rocks ayush" w:date="2019-04-24T07:41:00Z"/>
        </w:rPr>
      </w:pPr>
      <w:ins w:id="586" w:author="rocks ayush" w:date="2019-04-24T07:41:00Z">
        <w:r>
          <w:rPr>
            <w:noProof/>
          </w:rPr>
          <w:drawing>
            <wp:anchor distT="0" distB="0" distL="114300" distR="114300" simplePos="0" relativeHeight="251663360" behindDoc="0" locked="0" layoutInCell="1" allowOverlap="1" wp14:anchorId="39644D48" wp14:editId="57F5A217">
              <wp:simplePos x="0" y="0"/>
              <wp:positionH relativeFrom="column">
                <wp:posOffset>7620</wp:posOffset>
              </wp:positionH>
              <wp:positionV relativeFrom="paragraph">
                <wp:posOffset>495300</wp:posOffset>
              </wp:positionV>
              <wp:extent cx="3533775" cy="541274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33775" cy="5412740"/>
                      </a:xfrm>
                      <a:prstGeom prst="rect">
                        <a:avLst/>
                      </a:prstGeom>
                    </pic:spPr>
                  </pic:pic>
                </a:graphicData>
              </a:graphic>
            </wp:anchor>
          </w:drawing>
        </w:r>
        <w:r>
          <w:rPr>
            <w:noProof/>
          </w:rPr>
          <mc:AlternateContent>
            <mc:Choice Requires="wps">
              <w:drawing>
                <wp:anchor distT="45720" distB="45720" distL="114300" distR="114300" simplePos="0" relativeHeight="251662336" behindDoc="0" locked="0" layoutInCell="1" allowOverlap="1" wp14:anchorId="05582B85" wp14:editId="228A34A8">
                  <wp:simplePos x="0" y="0"/>
                  <wp:positionH relativeFrom="column">
                    <wp:posOffset>4023360</wp:posOffset>
                  </wp:positionH>
                  <wp:positionV relativeFrom="paragraph">
                    <wp:posOffset>464820</wp:posOffset>
                  </wp:positionV>
                  <wp:extent cx="2360930" cy="6316980"/>
                  <wp:effectExtent l="0" t="0" r="12700" b="2667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16980"/>
                          </a:xfrm>
                          <a:prstGeom prst="rect">
                            <a:avLst/>
                          </a:prstGeom>
                          <a:solidFill>
                            <a:srgbClr val="FFFFFF"/>
                          </a:solidFill>
                          <a:ln w="9525">
                            <a:solidFill>
                              <a:srgbClr val="000000"/>
                            </a:solidFill>
                            <a:miter lim="800000"/>
                            <a:headEnd/>
                            <a:tailEnd/>
                          </a:ln>
                        </wps:spPr>
                        <wps:txbx>
                          <w:txbxContent>
                            <w:p w:rsidR="00A966B2" w:rsidRPr="00197EBE" w:rsidRDefault="00A966B2" w:rsidP="00A966B2">
                              <w:pPr>
                                <w:ind w:firstLine="720"/>
                                <w:jc w:val="both"/>
                                <w:rPr>
                                  <w:b/>
                                  <w:u w:val="single"/>
                                </w:rPr>
                              </w:pPr>
                              <w:r w:rsidRPr="00197EBE">
                                <w:rPr>
                                  <w:b/>
                                  <w:u w:val="single"/>
                                </w:rPr>
                                <w:t>NON-TERMINALS</w:t>
                              </w:r>
                            </w:p>
                            <w:p w:rsidR="00A966B2" w:rsidRDefault="00A966B2" w:rsidP="00A966B2">
                              <w:r>
                                <w:t>S: start symbol</w:t>
                              </w:r>
                            </w:p>
                            <w:p w:rsidR="00A966B2" w:rsidRDefault="00A966B2" w:rsidP="00A966B2">
                              <w:r>
                                <w:t>B: block of code</w:t>
                              </w:r>
                            </w:p>
                            <w:p w:rsidR="00A966B2" w:rsidRDefault="00A966B2" w:rsidP="00A966B2">
                              <w:pPr>
                                <w:rPr>
                                  <w:b/>
                                </w:rPr>
                              </w:pPr>
                              <w:r>
                                <w:t xml:space="preserve">Y: generates desired frequency of                   </w:t>
                              </w:r>
                              <w:r w:rsidRPr="00300FD0">
                                <w:rPr>
                                  <w:b/>
                                </w:rPr>
                                <w:t>group of code</w:t>
                              </w:r>
                            </w:p>
                            <w:p w:rsidR="00A966B2" w:rsidRDefault="00A966B2" w:rsidP="00A966B2">
                              <w:proofErr w:type="gramStart"/>
                              <w:r w:rsidRPr="00300FD0">
                                <w:t>G :</w:t>
                              </w:r>
                              <w:proofErr w:type="gramEnd"/>
                              <w:r w:rsidRPr="00300FD0">
                                <w:t xml:space="preserve"> group of code</w:t>
                              </w:r>
                              <w:r>
                                <w:t>,</w:t>
                              </w:r>
                            </w:p>
                            <w:p w:rsidR="00A966B2" w:rsidRDefault="00A966B2" w:rsidP="00A966B2">
                              <w:proofErr w:type="gramStart"/>
                              <w:r>
                                <w:t>D :</w:t>
                              </w:r>
                              <w:proofErr w:type="gramEnd"/>
                              <w:r>
                                <w:t xml:space="preserve"> declaration.</w:t>
                              </w:r>
                            </w:p>
                            <w:p w:rsidR="00A966B2" w:rsidRDefault="00A966B2" w:rsidP="00A966B2">
                              <w:proofErr w:type="gramStart"/>
                              <w:r>
                                <w:t>E :</w:t>
                              </w:r>
                              <w:proofErr w:type="gramEnd"/>
                              <w:r>
                                <w:t xml:space="preserve"> equations (grammar from E to F)</w:t>
                              </w:r>
                            </w:p>
                            <w:p w:rsidR="00A966B2" w:rsidRDefault="00A966B2" w:rsidP="00A966B2">
                              <w:proofErr w:type="gramStart"/>
                              <w:r>
                                <w:t>P :</w:t>
                              </w:r>
                              <w:proofErr w:type="gramEnd"/>
                              <w:r>
                                <w:t xml:space="preserve"> print.</w:t>
                              </w:r>
                            </w:p>
                            <w:p w:rsidR="00A966B2" w:rsidRDefault="00A966B2" w:rsidP="00A966B2">
                              <w:proofErr w:type="gramStart"/>
                              <w:r>
                                <w:t>A :</w:t>
                              </w:r>
                              <w:proofErr w:type="gramEnd"/>
                              <w:r>
                                <w:t xml:space="preserve"> argument of print statement.</w:t>
                              </w:r>
                            </w:p>
                            <w:p w:rsidR="00A966B2" w:rsidRDefault="00A966B2" w:rsidP="00A966B2">
                              <w:proofErr w:type="gramStart"/>
                              <w:r>
                                <w:t>R :</w:t>
                              </w:r>
                              <w:proofErr w:type="gramEnd"/>
                              <w:r>
                                <w:t xml:space="preserve"> generates </w:t>
                              </w:r>
                              <w:r w:rsidRPr="00300FD0">
                                <w:rPr>
                                  <w:b/>
                                </w:rPr>
                                <w:t>Return statements</w:t>
                              </w:r>
                              <w:r>
                                <w:t>.</w:t>
                              </w:r>
                            </w:p>
                            <w:p w:rsidR="00A966B2" w:rsidRPr="00197EBE" w:rsidRDefault="00A966B2" w:rsidP="00A966B2">
                              <w:pPr>
                                <w:rPr>
                                  <w:b/>
                                  <w:u w:val="single"/>
                                </w:rPr>
                              </w:pPr>
                              <w:r>
                                <w:tab/>
                              </w:r>
                              <w:r w:rsidRPr="00197EBE">
                                <w:rPr>
                                  <w:b/>
                                  <w:u w:val="single"/>
                                </w:rPr>
                                <w:t>TERMINALS</w:t>
                              </w:r>
                            </w:p>
                            <w:p w:rsidR="00A966B2" w:rsidRDefault="00A966B2" w:rsidP="00A966B2">
                              <w:proofErr w:type="gramStart"/>
                              <w:r>
                                <w:t>e :</w:t>
                              </w:r>
                              <w:proofErr w:type="gramEnd"/>
                              <w:r>
                                <w:t xml:space="preserve"> exe</w:t>
                              </w:r>
                            </w:p>
                            <w:p w:rsidR="00A966B2" w:rsidRDefault="00A966B2" w:rsidP="00A966B2">
                              <w:proofErr w:type="gramStart"/>
                              <w:r>
                                <w:t>d :</w:t>
                              </w:r>
                              <w:proofErr w:type="gramEnd"/>
                              <w:r>
                                <w:t xml:space="preserve"> datatype</w:t>
                              </w:r>
                            </w:p>
                            <w:p w:rsidR="00A966B2" w:rsidRDefault="00A966B2" w:rsidP="00A966B2">
                              <w:proofErr w:type="spellStart"/>
                              <w:proofErr w:type="gramStart"/>
                              <w:r>
                                <w:t>i</w:t>
                              </w:r>
                              <w:proofErr w:type="spellEnd"/>
                              <w:r>
                                <w:t xml:space="preserve"> :</w:t>
                              </w:r>
                              <w:proofErr w:type="gramEnd"/>
                              <w:r>
                                <w:t xml:space="preserve"> identifier</w:t>
                              </w:r>
                            </w:p>
                            <w:p w:rsidR="00A966B2" w:rsidRDefault="00A966B2" w:rsidP="00A966B2">
                              <w:proofErr w:type="gramStart"/>
                              <w:r>
                                <w:t>n :</w:t>
                              </w:r>
                              <w:proofErr w:type="gramEnd"/>
                              <w:r>
                                <w:t xml:space="preserve"> integer  number.</w:t>
                              </w:r>
                            </w:p>
                            <w:p w:rsidR="00A966B2" w:rsidRDefault="00A966B2" w:rsidP="00A966B2">
                              <w:proofErr w:type="gramStart"/>
                              <w:r>
                                <w:t>f :</w:t>
                              </w:r>
                              <w:proofErr w:type="gramEnd"/>
                              <w:r>
                                <w:t xml:space="preserve"> float number.</w:t>
                              </w:r>
                            </w:p>
                            <w:p w:rsidR="00A966B2" w:rsidRDefault="00A966B2" w:rsidP="00A966B2">
                              <w:proofErr w:type="gramStart"/>
                              <w:r>
                                <w:t>s :</w:t>
                              </w:r>
                              <w:proofErr w:type="gramEnd"/>
                              <w:r>
                                <w:t xml:space="preserve"> show (print function in our grammar)</w:t>
                              </w:r>
                            </w:p>
                            <w:p w:rsidR="00A966B2" w:rsidRDefault="00A966B2" w:rsidP="00A966B2">
                              <w:proofErr w:type="gramStart"/>
                              <w:r>
                                <w:t>x :</w:t>
                              </w:r>
                              <w:proofErr w:type="gramEnd"/>
                              <w:r>
                                <w:t xml:space="preserve"> </w:t>
                              </w:r>
                              <w:proofErr w:type="spellStart"/>
                              <w:r>
                                <w:t>showLine</w:t>
                              </w:r>
                              <w:proofErr w:type="spellEnd"/>
                              <w:r>
                                <w:t xml:space="preserve"> ( same as above)</w:t>
                              </w:r>
                            </w:p>
                            <w:p w:rsidR="00A966B2" w:rsidRDefault="00A966B2" w:rsidP="00A966B2">
                              <w:proofErr w:type="gramStart"/>
                              <w:r>
                                <w:t>r :</w:t>
                              </w:r>
                              <w:proofErr w:type="gramEnd"/>
                              <w:r>
                                <w:t xml:space="preserve"> means </w:t>
                              </w:r>
                              <w:r w:rsidRPr="00197EBE">
                                <w:rPr>
                                  <w:b/>
                                </w:rPr>
                                <w:t>reply</w:t>
                              </w:r>
                              <w:r>
                                <w:rPr>
                                  <w:b/>
                                </w:rPr>
                                <w:t xml:space="preserve">  (</w:t>
                              </w:r>
                              <w:r w:rsidRPr="00197EBE">
                                <w:t>that means</w:t>
                              </w:r>
                              <w:r>
                                <w:rPr>
                                  <w:b/>
                                </w:rPr>
                                <w:t xml:space="preserve"> return)</w:t>
                              </w:r>
                            </w:p>
                            <w:p w:rsidR="00A966B2" w:rsidRPr="00300FD0" w:rsidRDefault="00A966B2" w:rsidP="00A966B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582B85" id="_x0000_s1027" type="#_x0000_t202" style="position:absolute;margin-left:316.8pt;margin-top:36.6pt;width:185.9pt;height:497.4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">
                  <v:textbox>
                    <w:txbxContent>
                      <w:p w:rsidR="00A966B2" w:rsidRPr="00197EBE" w:rsidRDefault="00A966B2" w:rsidP="00A966B2">
                        <w:pPr>
                          <w:ind w:firstLine="720"/>
                          <w:jc w:val="both"/>
                          <w:rPr>
                            <w:b/>
                            <w:u w:val="single"/>
                          </w:rPr>
                        </w:pPr>
                        <w:r w:rsidRPr="00197EBE">
                          <w:rPr>
                            <w:b/>
                            <w:u w:val="single"/>
                          </w:rPr>
                          <w:t>NON-TERMINALS</w:t>
                        </w:r>
                      </w:p>
                      <w:p w:rsidR="00A966B2" w:rsidRDefault="00A966B2" w:rsidP="00A966B2">
                        <w:r>
                          <w:t>S: start symbol</w:t>
                        </w:r>
                      </w:p>
                      <w:p w:rsidR="00A966B2" w:rsidRDefault="00A966B2" w:rsidP="00A966B2">
                        <w:r>
                          <w:t>B: block of code</w:t>
                        </w:r>
                      </w:p>
                      <w:p w:rsidR="00A966B2" w:rsidRDefault="00A966B2" w:rsidP="00A966B2">
                        <w:pPr>
                          <w:rPr>
                            <w:b/>
                          </w:rPr>
                        </w:pPr>
                        <w:r>
                          <w:t xml:space="preserve">Y: generates desired frequency of                   </w:t>
                        </w:r>
                        <w:r w:rsidRPr="00300FD0">
                          <w:rPr>
                            <w:b/>
                          </w:rPr>
                          <w:t>group of code</w:t>
                        </w:r>
                      </w:p>
                      <w:p w:rsidR="00A966B2" w:rsidRDefault="00A966B2" w:rsidP="00A966B2">
                        <w:proofErr w:type="gramStart"/>
                        <w:r w:rsidRPr="00300FD0">
                          <w:t>G :</w:t>
                        </w:r>
                        <w:proofErr w:type="gramEnd"/>
                        <w:r w:rsidRPr="00300FD0">
                          <w:t xml:space="preserve"> group of code</w:t>
                        </w:r>
                        <w:r>
                          <w:t>,</w:t>
                        </w:r>
                      </w:p>
                      <w:p w:rsidR="00A966B2" w:rsidRDefault="00A966B2" w:rsidP="00A966B2">
                        <w:proofErr w:type="gramStart"/>
                        <w:r>
                          <w:t>D :</w:t>
                        </w:r>
                        <w:proofErr w:type="gramEnd"/>
                        <w:r>
                          <w:t xml:space="preserve"> declaration.</w:t>
                        </w:r>
                      </w:p>
                      <w:p w:rsidR="00A966B2" w:rsidRDefault="00A966B2" w:rsidP="00A966B2">
                        <w:proofErr w:type="gramStart"/>
                        <w:r>
                          <w:t>E :</w:t>
                        </w:r>
                        <w:proofErr w:type="gramEnd"/>
                        <w:r>
                          <w:t xml:space="preserve"> equations (grammar from E to F)</w:t>
                        </w:r>
                      </w:p>
                      <w:p w:rsidR="00A966B2" w:rsidRDefault="00A966B2" w:rsidP="00A966B2">
                        <w:proofErr w:type="gramStart"/>
                        <w:r>
                          <w:t>P :</w:t>
                        </w:r>
                        <w:proofErr w:type="gramEnd"/>
                        <w:r>
                          <w:t xml:space="preserve"> print.</w:t>
                        </w:r>
                      </w:p>
                      <w:p w:rsidR="00A966B2" w:rsidRDefault="00A966B2" w:rsidP="00A966B2">
                        <w:proofErr w:type="gramStart"/>
                        <w:r>
                          <w:t>A :</w:t>
                        </w:r>
                        <w:proofErr w:type="gramEnd"/>
                        <w:r>
                          <w:t xml:space="preserve"> argument of print statement.</w:t>
                        </w:r>
                      </w:p>
                      <w:p w:rsidR="00A966B2" w:rsidRDefault="00A966B2" w:rsidP="00A966B2">
                        <w:proofErr w:type="gramStart"/>
                        <w:r>
                          <w:t>R :</w:t>
                        </w:r>
                        <w:proofErr w:type="gramEnd"/>
                        <w:r>
                          <w:t xml:space="preserve"> generates </w:t>
                        </w:r>
                        <w:r w:rsidRPr="00300FD0">
                          <w:rPr>
                            <w:b/>
                          </w:rPr>
                          <w:t>Return statements</w:t>
                        </w:r>
                        <w:r>
                          <w:t>.</w:t>
                        </w:r>
                      </w:p>
                      <w:p w:rsidR="00A966B2" w:rsidRPr="00197EBE" w:rsidRDefault="00A966B2" w:rsidP="00A966B2">
                        <w:pPr>
                          <w:rPr>
                            <w:b/>
                            <w:u w:val="single"/>
                          </w:rPr>
                        </w:pPr>
                        <w:r>
                          <w:tab/>
                        </w:r>
                        <w:r w:rsidRPr="00197EBE">
                          <w:rPr>
                            <w:b/>
                            <w:u w:val="single"/>
                          </w:rPr>
                          <w:t>TERMINALS</w:t>
                        </w:r>
                      </w:p>
                      <w:p w:rsidR="00A966B2" w:rsidRDefault="00A966B2" w:rsidP="00A966B2">
                        <w:proofErr w:type="gramStart"/>
                        <w:r>
                          <w:t>e :</w:t>
                        </w:r>
                        <w:proofErr w:type="gramEnd"/>
                        <w:r>
                          <w:t xml:space="preserve"> exe</w:t>
                        </w:r>
                      </w:p>
                      <w:p w:rsidR="00A966B2" w:rsidRDefault="00A966B2" w:rsidP="00A966B2">
                        <w:proofErr w:type="gramStart"/>
                        <w:r>
                          <w:t>d :</w:t>
                        </w:r>
                        <w:proofErr w:type="gramEnd"/>
                        <w:r>
                          <w:t xml:space="preserve"> datatype</w:t>
                        </w:r>
                      </w:p>
                      <w:p w:rsidR="00A966B2" w:rsidRDefault="00A966B2" w:rsidP="00A966B2">
                        <w:proofErr w:type="spellStart"/>
                        <w:proofErr w:type="gramStart"/>
                        <w:r>
                          <w:t>i</w:t>
                        </w:r>
                        <w:proofErr w:type="spellEnd"/>
                        <w:r>
                          <w:t xml:space="preserve"> :</w:t>
                        </w:r>
                        <w:proofErr w:type="gramEnd"/>
                        <w:r>
                          <w:t xml:space="preserve"> identifier</w:t>
                        </w:r>
                      </w:p>
                      <w:p w:rsidR="00A966B2" w:rsidRDefault="00A966B2" w:rsidP="00A966B2">
                        <w:proofErr w:type="gramStart"/>
                        <w:r>
                          <w:t>n :</w:t>
                        </w:r>
                        <w:proofErr w:type="gramEnd"/>
                        <w:r>
                          <w:t xml:space="preserve"> integer  number.</w:t>
                        </w:r>
                      </w:p>
                      <w:p w:rsidR="00A966B2" w:rsidRDefault="00A966B2" w:rsidP="00A966B2">
                        <w:proofErr w:type="gramStart"/>
                        <w:r>
                          <w:t>f :</w:t>
                        </w:r>
                        <w:proofErr w:type="gramEnd"/>
                        <w:r>
                          <w:t xml:space="preserve"> float number.</w:t>
                        </w:r>
                      </w:p>
                      <w:p w:rsidR="00A966B2" w:rsidRDefault="00A966B2" w:rsidP="00A966B2">
                        <w:proofErr w:type="gramStart"/>
                        <w:r>
                          <w:t>s :</w:t>
                        </w:r>
                        <w:proofErr w:type="gramEnd"/>
                        <w:r>
                          <w:t xml:space="preserve"> show (print function in our grammar)</w:t>
                        </w:r>
                      </w:p>
                      <w:p w:rsidR="00A966B2" w:rsidRDefault="00A966B2" w:rsidP="00A966B2">
                        <w:proofErr w:type="gramStart"/>
                        <w:r>
                          <w:t>x :</w:t>
                        </w:r>
                        <w:proofErr w:type="gramEnd"/>
                        <w:r>
                          <w:t xml:space="preserve"> </w:t>
                        </w:r>
                        <w:proofErr w:type="spellStart"/>
                        <w:r>
                          <w:t>showLine</w:t>
                        </w:r>
                        <w:proofErr w:type="spellEnd"/>
                        <w:r>
                          <w:t xml:space="preserve"> ( same as above)</w:t>
                        </w:r>
                      </w:p>
                      <w:p w:rsidR="00A966B2" w:rsidRDefault="00A966B2" w:rsidP="00A966B2">
                        <w:proofErr w:type="gramStart"/>
                        <w:r>
                          <w:t>r :</w:t>
                        </w:r>
                        <w:proofErr w:type="gramEnd"/>
                        <w:r>
                          <w:t xml:space="preserve"> means </w:t>
                        </w:r>
                        <w:r w:rsidRPr="00197EBE">
                          <w:rPr>
                            <w:b/>
                          </w:rPr>
                          <w:t>reply</w:t>
                        </w:r>
                        <w:r>
                          <w:rPr>
                            <w:b/>
                          </w:rPr>
                          <w:t xml:space="preserve">  (</w:t>
                        </w:r>
                        <w:r w:rsidRPr="00197EBE">
                          <w:t>that means</w:t>
                        </w:r>
                        <w:r>
                          <w:rPr>
                            <w:b/>
                          </w:rPr>
                          <w:t xml:space="preserve"> return)</w:t>
                        </w:r>
                      </w:p>
                      <w:p w:rsidR="00A966B2" w:rsidRPr="00300FD0" w:rsidRDefault="00A966B2" w:rsidP="00A966B2"/>
                    </w:txbxContent>
                  </v:textbox>
                  <w10:wrap type="square"/>
                </v:shape>
              </w:pict>
            </mc:Fallback>
          </mc:AlternateContent>
        </w:r>
      </w:ins>
    </w:p>
    <w:p w:rsidR="00A966B2" w:rsidRPr="00276C10" w:rsidRDefault="00A966B2" w:rsidP="00A966B2">
      <w:pPr>
        <w:rPr>
          <w:ins w:id="587" w:author="rocks ayush" w:date="2019-04-24T07:41:00Z"/>
        </w:rPr>
      </w:pPr>
    </w:p>
    <w:p w:rsidR="00A966B2" w:rsidRDefault="00A966B2" w:rsidP="00A966B2">
      <w:pPr>
        <w:pStyle w:val="my"/>
        <w:rPr>
          <w:ins w:id="588" w:author="rocks ayush" w:date="2019-04-24T07:41:00Z"/>
        </w:rPr>
      </w:pPr>
    </w:p>
    <w:p w:rsidR="00A966B2" w:rsidRDefault="00A966B2" w:rsidP="00A966B2">
      <w:pPr>
        <w:pStyle w:val="my"/>
        <w:rPr>
          <w:ins w:id="589" w:author="rocks ayush" w:date="2019-04-24T07:41:00Z"/>
        </w:rPr>
      </w:pPr>
    </w:p>
    <w:p w:rsidR="00A966B2" w:rsidRDefault="00A966B2" w:rsidP="00A966B2">
      <w:pPr>
        <w:pStyle w:val="my"/>
        <w:rPr>
          <w:ins w:id="590" w:author="rocks ayush" w:date="2019-04-24T07:41:00Z"/>
        </w:rPr>
      </w:pPr>
    </w:p>
    <w:p w:rsidR="00A966B2" w:rsidRDefault="00A966B2" w:rsidP="00A966B2">
      <w:pPr>
        <w:pStyle w:val="my"/>
        <w:rPr>
          <w:ins w:id="591" w:author="rocks ayush" w:date="2019-04-24T07:41:00Z"/>
        </w:rPr>
      </w:pPr>
    </w:p>
    <w:p w:rsidR="00A966B2" w:rsidRDefault="00A966B2" w:rsidP="00A966B2">
      <w:pPr>
        <w:pStyle w:val="my"/>
        <w:rPr>
          <w:ins w:id="592" w:author="rocks ayush" w:date="2019-04-24T07:41:00Z"/>
        </w:rPr>
      </w:pPr>
    </w:p>
    <w:p w:rsidR="00A966B2" w:rsidRDefault="00A966B2" w:rsidP="00A966B2">
      <w:pPr>
        <w:pStyle w:val="my"/>
        <w:rPr>
          <w:ins w:id="593" w:author="rocks ayush" w:date="2019-04-24T07:41:00Z"/>
        </w:rPr>
      </w:pPr>
    </w:p>
    <w:p w:rsidR="00A966B2" w:rsidRPr="00276C10" w:rsidRDefault="00A966B2" w:rsidP="00A966B2">
      <w:pPr>
        <w:pStyle w:val="Heading1"/>
        <w:rPr>
          <w:ins w:id="594" w:author="rocks ayush" w:date="2019-04-24T07:41:00Z"/>
        </w:rPr>
      </w:pPr>
      <w:ins w:id="595" w:author="rocks ayush" w:date="2019-04-24T07:41:00Z">
        <w:r>
          <w:lastRenderedPageBreak/>
          <w:t>Parse Table</w:t>
        </w:r>
      </w:ins>
    </w:p>
    <w:p w:rsidR="00A966B2" w:rsidRPr="00A966B2" w:rsidRDefault="00A966B2" w:rsidP="00A966B2">
      <w:pPr>
        <w:rPr>
          <w:ins w:id="596" w:author="rocks ayush" w:date="2019-04-24T07:41:00Z"/>
          <w:rPrChange w:id="597" w:author="rocks ayush" w:date="2019-04-24T07:41:00Z">
            <w:rPr>
              <w:ins w:id="598" w:author="rocks ayush" w:date="2019-04-24T07:41:00Z"/>
              <w:rFonts w:ascii="Open Sans" w:hAnsi="Open Sans"/>
              <w:color w:val="616161"/>
            </w:rPr>
          </w:rPrChange>
        </w:rPr>
        <w:pPrChange w:id="599" w:author="rocks ayush" w:date="2019-04-24T07:41:00Z">
          <w:pPr>
            <w:jc w:val="both"/>
          </w:pPr>
        </w:pPrChange>
      </w:pPr>
      <w:ins w:id="600" w:author="rocks ayush" w:date="2019-04-24T07:41:00Z">
        <w:r>
          <w:rPr>
            <w:noProof/>
          </w:rPr>
          <w:t xml:space="preserve">      </w:t>
        </w:r>
        <w:r>
          <w:rPr>
            <w:noProof/>
          </w:rPr>
          <w:drawing>
            <wp:inline distT="0" distB="0" distL="0" distR="0" wp14:anchorId="2B12D25F" wp14:editId="0C1D48FA">
              <wp:extent cx="8561825" cy="929602"/>
              <wp:effectExtent l="63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577446" cy="931298"/>
                      </a:xfrm>
                      <a:prstGeom prst="rect">
                        <a:avLst/>
                      </a:prstGeom>
                    </pic:spPr>
                  </pic:pic>
                </a:graphicData>
              </a:graphic>
            </wp:inline>
          </w:drawing>
        </w:r>
        <w:r>
          <w:rPr>
            <w:noProof/>
          </w:rPr>
          <w:drawing>
            <wp:inline distT="0" distB="0" distL="0" distR="0" wp14:anchorId="5A8556B7" wp14:editId="485C97A7">
              <wp:extent cx="8564446" cy="4387547"/>
              <wp:effectExtent l="0" t="6985"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568903" cy="4389830"/>
                      </a:xfrm>
                      <a:prstGeom prst="rect">
                        <a:avLst/>
                      </a:prstGeom>
                    </pic:spPr>
                  </pic:pic>
                </a:graphicData>
              </a:graphic>
            </wp:inline>
          </w:drawing>
        </w:r>
      </w:ins>
    </w:p>
    <w:p w:rsidR="00311C21" w:rsidDel="0073507B" w:rsidRDefault="00CF1ED3" w:rsidP="00CE6707">
      <w:pPr>
        <w:pStyle w:val="Heading1"/>
        <w:rPr>
          <w:del w:id="601" w:author="rocks ayush" w:date="2019-04-24T01:05:00Z"/>
          <w:rFonts w:eastAsia="Times New Roman"/>
          <w:lang w:eastAsia="en-IN"/>
        </w:rPr>
      </w:pPr>
      <w:bookmarkStart w:id="602" w:name="TOC-EXISTING-STUDENT-STAFF-FEEDBACK-MANA"/>
      <w:bookmarkEnd w:id="602"/>
      <w:del w:id="603" w:author="rocks ayush" w:date="2019-04-24T00:43:00Z">
        <w:r w:rsidRPr="00CF1ED3" w:rsidDel="007E1FB8">
          <w:rPr>
            <w:rFonts w:eastAsia="Times New Roman"/>
            <w:lang w:eastAsia="en-IN"/>
          </w:rPr>
          <w:lastRenderedPageBreak/>
          <w:delText>EXISTING STUDENT STAFF FEEDBACK MANAGEMENT SYSTEM</w:delText>
        </w:r>
      </w:del>
    </w:p>
    <w:p w:rsidR="00CF1ED3" w:rsidDel="007E1FB8" w:rsidRDefault="00CF1ED3" w:rsidP="00311C21">
      <w:pPr>
        <w:pStyle w:val="ST2"/>
        <w:jc w:val="both"/>
        <w:rPr>
          <w:del w:id="604" w:author="rocks ayush" w:date="2019-04-24T00:46:00Z"/>
          <w:rFonts w:eastAsia="Times New Roman"/>
          <w:lang w:eastAsia="en-IN"/>
        </w:rPr>
      </w:pPr>
      <w:del w:id="605" w:author="rocks ayush" w:date="2019-04-24T01:05:00Z">
        <w:r w:rsidRPr="00CF1ED3" w:rsidDel="0073507B">
          <w:rPr>
            <w:rFonts w:eastAsia="Times New Roman"/>
            <w:sz w:val="21"/>
            <w:szCs w:val="21"/>
            <w:lang w:eastAsia="en-IN"/>
          </w:rPr>
          <w:br/>
        </w:r>
      </w:del>
      <w:del w:id="606" w:author="rocks ayush" w:date="2019-04-24T00:46:00Z">
        <w:r w:rsidRPr="00CF1ED3" w:rsidDel="007E1FB8">
          <w:rPr>
            <w:rFonts w:eastAsia="Times New Roman"/>
            <w:lang w:eastAsia="en-IN"/>
          </w:rPr>
          <w:delText>Coming to the existing system the feedback is done by manual process. In the existing system students can give feedback about the lecturers by using paper and pen. The purpose of this project is to make the process of taking feedback from the students in online regarding the lecturer’s teaching. As of now this task was done manually with the use of papers and pens. This has many dra</w:delText>
        </w:r>
        <w:r w:rsidDel="007E1FB8">
          <w:rPr>
            <w:rFonts w:eastAsia="Times New Roman"/>
            <w:lang w:eastAsia="en-IN"/>
          </w:rPr>
          <w:delText>wbacks and evaluating this hand-</w:delText>
        </w:r>
        <w:r w:rsidRPr="00CF1ED3" w:rsidDel="007E1FB8">
          <w:rPr>
            <w:rFonts w:eastAsia="Times New Roman"/>
            <w:lang w:eastAsia="en-IN"/>
          </w:rPr>
          <w:delText>written forms is a difficult process. But the restriction here is once the student submits the report then he cannot modify it later. With this the student can successfully submit feedback on lecturer’s teaching in a very efficient manner without any loss of data. The administrator and the faculty members can access these feedbacks from the students and take appropriate actions. By this process. Student can give feedback in online system without waste his time in writing. After giving feedback by every student. With this, the institutes can access the feedback reports in a faster way and without any loss of data.</w:delText>
        </w:r>
        <w:r w:rsidDel="007E1FB8">
          <w:rPr>
            <w:rFonts w:eastAsia="Times New Roman"/>
            <w:lang w:eastAsia="en-IN"/>
          </w:rPr>
          <w:delText xml:space="preserve"> </w:delText>
        </w:r>
        <w:r w:rsidRPr="00CF1ED3" w:rsidDel="007E1FB8">
          <w:rPr>
            <w:rFonts w:eastAsia="Times New Roman"/>
            <w:lang w:eastAsia="en-IN"/>
          </w:rPr>
          <w:delText xml:space="preserve">This Page May Contain What is student </w:delText>
        </w:r>
        <w:r w:rsidDel="007E1FB8">
          <w:rPr>
            <w:rFonts w:eastAsia="Times New Roman"/>
            <w:lang w:eastAsia="en-IN"/>
          </w:rPr>
          <w:delText xml:space="preserve">faculty </w:delText>
        </w:r>
        <w:r w:rsidRPr="00CF1ED3" w:rsidDel="007E1FB8">
          <w:rPr>
            <w:rFonts w:eastAsia="Times New Roman"/>
            <w:lang w:eastAsia="en-IN"/>
          </w:rPr>
          <w:delText>feedback system on Java And Latest Information/News About student staff feedback system on Java,</w:delText>
        </w:r>
        <w:r w:rsidDel="007E1FB8">
          <w:rPr>
            <w:rFonts w:eastAsia="Times New Roman"/>
            <w:lang w:eastAsia="en-IN"/>
          </w:rPr>
          <w:delText xml:space="preserve"> </w:delText>
        </w:r>
        <w:r w:rsidRPr="00CF1ED3" w:rsidDel="007E1FB8">
          <w:rPr>
            <w:rFonts w:eastAsia="Times New Roman"/>
            <w:lang w:eastAsia="en-IN"/>
          </w:rPr>
          <w:delText xml:space="preserve">If Not Use Search.Papers are collected by the Hod’s and calculate the overall grade for each subject and each lecturer. Student needs to </w:delText>
        </w:r>
        <w:r w:rsidDel="007E1FB8">
          <w:rPr>
            <w:rFonts w:eastAsia="Times New Roman"/>
            <w:lang w:eastAsia="en-IN"/>
          </w:rPr>
          <w:delText>visit</w:delText>
        </w:r>
        <w:r w:rsidRPr="00CF1ED3" w:rsidDel="007E1FB8">
          <w:rPr>
            <w:rFonts w:eastAsia="Times New Roman"/>
            <w:lang w:eastAsia="en-IN"/>
          </w:rPr>
          <w:delText xml:space="preserve"> the website of online feedback system and giving his/her feedback. Online Student Feedback System Project Topics, One student is </w:delText>
        </w:r>
        <w:r w:rsidDel="007E1FB8">
          <w:rPr>
            <w:rFonts w:eastAsia="Times New Roman"/>
            <w:lang w:eastAsia="en-IN"/>
          </w:rPr>
          <w:delText>supposed</w:delText>
        </w:r>
        <w:r w:rsidRPr="00CF1ED3" w:rsidDel="007E1FB8">
          <w:rPr>
            <w:rFonts w:eastAsia="Times New Roman"/>
            <w:lang w:eastAsia="en-IN"/>
          </w:rPr>
          <w:delText xml:space="preserve"> to giv</w:delText>
        </w:r>
        <w:r w:rsidDel="007E1FB8">
          <w:rPr>
            <w:rFonts w:eastAsia="Times New Roman"/>
            <w:lang w:eastAsia="en-IN"/>
          </w:rPr>
          <w:delText>e only one feedback in one turn</w:delText>
        </w:r>
        <w:r w:rsidRPr="00CF1ED3" w:rsidDel="007E1FB8">
          <w:rPr>
            <w:rFonts w:eastAsia="Times New Roman"/>
            <w:lang w:eastAsia="en-IN"/>
          </w:rPr>
          <w:delText>. For Staff to provide student feedback collection form project in core me student feedback system Hence estimating the performance of lecturers and giving counseling to college staff.</w:delText>
        </w:r>
      </w:del>
    </w:p>
    <w:p w:rsidR="00311C21" w:rsidRPr="00311C21" w:rsidDel="007E1FB8" w:rsidRDefault="00311C21">
      <w:pPr>
        <w:pStyle w:val="ST2"/>
        <w:jc w:val="both"/>
        <w:rPr>
          <w:del w:id="607" w:author="rocks ayush" w:date="2019-04-24T00:46:00Z"/>
          <w:rFonts w:ascii="&amp;quot" w:eastAsia="Times New Roman" w:hAnsi="&amp;quot" w:cs="Times New Roman"/>
          <w:b/>
          <w:bCs/>
          <w:color w:val="222222"/>
          <w:lang w:eastAsia="en-IN"/>
        </w:rPr>
        <w:pPrChange w:id="608" w:author="rocks ayush" w:date="2019-04-24T00:46:00Z">
          <w:pPr>
            <w:spacing w:before="100" w:beforeAutospacing="1" w:after="100" w:afterAutospacing="1" w:line="240" w:lineRule="auto"/>
            <w:outlineLvl w:val="2"/>
          </w:pPr>
        </w:pPrChange>
      </w:pPr>
    </w:p>
    <w:p w:rsidR="00AC7DCE" w:rsidRPr="00AC7DCE" w:rsidDel="007E1FB8" w:rsidRDefault="001613D4">
      <w:pPr>
        <w:pStyle w:val="ST2"/>
        <w:jc w:val="both"/>
        <w:rPr>
          <w:del w:id="609" w:author="rocks ayush" w:date="2019-04-24T00:46:00Z"/>
        </w:rPr>
        <w:pPrChange w:id="610" w:author="rocks ayush" w:date="2019-04-24T00:46:00Z">
          <w:pPr>
            <w:pStyle w:val="ST2"/>
          </w:pPr>
        </w:pPrChange>
      </w:pPr>
      <w:del w:id="611" w:author="rocks ayush" w:date="2019-04-24T00:46:00Z">
        <w:r w:rsidRPr="00AC7DCE" w:rsidDel="007E1FB8">
          <w:rPr>
            <w:rStyle w:val="Heading1Char"/>
          </w:rPr>
          <w:delText>OBJECTIVES</w:delText>
        </w:r>
        <w:r w:rsidRPr="00AC7DCE" w:rsidDel="007E1FB8">
          <w:br/>
        </w:r>
        <w:r w:rsidDel="007E1FB8">
          <w:rPr>
            <w:sz w:val="21"/>
            <w:szCs w:val="21"/>
          </w:rPr>
          <w:br/>
        </w:r>
        <w:r w:rsidDel="007E1FB8">
          <w:delText>1) Decision making power is provided by this system.</w:delText>
        </w:r>
        <w:r w:rsidDel="007E1FB8">
          <w:rPr>
            <w:sz w:val="21"/>
            <w:szCs w:val="21"/>
          </w:rPr>
          <w:br/>
        </w:r>
        <w:r w:rsidDel="007E1FB8">
          <w:delText>2) Accurate result can be obtained</w:delText>
        </w:r>
        <w:r w:rsidDel="007E1FB8">
          <w:rPr>
            <w:sz w:val="21"/>
            <w:szCs w:val="21"/>
          </w:rPr>
          <w:br/>
        </w:r>
        <w:r w:rsidDel="007E1FB8">
          <w:delText>3) This system makes Selection process more effectiv</w:delText>
        </w:r>
        <w:r w:rsidR="00AC7DCE" w:rsidDel="007E1FB8">
          <w:delText>e</w:delText>
        </w:r>
      </w:del>
    </w:p>
    <w:p w:rsidR="001613D4" w:rsidRPr="00AC7DCE" w:rsidDel="007E1FB8" w:rsidRDefault="001613D4">
      <w:pPr>
        <w:pStyle w:val="ST2"/>
        <w:jc w:val="both"/>
        <w:rPr>
          <w:del w:id="612" w:author="rocks ayush" w:date="2019-04-24T00:46:00Z"/>
          <w:rStyle w:val="Heading1Char"/>
        </w:rPr>
        <w:pPrChange w:id="613" w:author="rocks ayush" w:date="2019-04-24T00:46:00Z">
          <w:pPr>
            <w:pStyle w:val="ST2"/>
          </w:pPr>
        </w:pPrChange>
      </w:pPr>
      <w:del w:id="614" w:author="rocks ayush" w:date="2019-04-24T00:46:00Z">
        <w:r w:rsidDel="007E1FB8">
          <w:rPr>
            <w:sz w:val="21"/>
            <w:szCs w:val="21"/>
          </w:rPr>
          <w:delText>4</w:delText>
        </w:r>
        <w:r w:rsidDel="007E1FB8">
          <w:delText xml:space="preserve">) Proposed system is used to reduce confusion at </w:delText>
        </w:r>
        <w:r w:rsidR="00AC7DCE" w:rsidDel="007E1FB8">
          <w:delText>the time of processing feedback                                                                                      average.</w:delText>
        </w:r>
        <w:r w:rsidDel="007E1FB8">
          <w:rPr>
            <w:sz w:val="21"/>
            <w:szCs w:val="21"/>
          </w:rPr>
          <w:br/>
        </w:r>
        <w:r w:rsidRPr="00AC7DCE" w:rsidDel="007E1FB8">
          <w:br/>
        </w:r>
        <w:r w:rsidRPr="00AC7DCE" w:rsidDel="007E1FB8">
          <w:br/>
        </w:r>
        <w:r w:rsidRPr="00AC7DCE" w:rsidDel="007E1FB8">
          <w:rPr>
            <w:rStyle w:val="Heading1Char"/>
          </w:rPr>
          <w:delText>SYSTEM IMPLEMENTATION</w:delText>
        </w:r>
      </w:del>
    </w:p>
    <w:p w:rsidR="00311C21" w:rsidDel="007E1FB8" w:rsidRDefault="001613D4">
      <w:pPr>
        <w:pStyle w:val="ST2"/>
        <w:jc w:val="both"/>
        <w:rPr>
          <w:del w:id="615" w:author="rocks ayush" w:date="2019-04-24T00:46:00Z"/>
        </w:rPr>
        <w:pPrChange w:id="616" w:author="rocks ayush" w:date="2019-04-24T00:46:00Z">
          <w:pPr>
            <w:pStyle w:val="ST2"/>
          </w:pPr>
        </w:pPrChange>
      </w:pPr>
      <w:del w:id="617" w:author="rocks ayush" w:date="2019-04-24T00:46:00Z">
        <w:r w:rsidDel="007E1FB8">
          <w:rPr>
            <w:rFonts w:ascii="&amp;quot" w:hAnsi="&amp;quot"/>
            <w:sz w:val="21"/>
            <w:szCs w:val="21"/>
          </w:rPr>
          <w:br/>
        </w:r>
        <w:r w:rsidRPr="00497283" w:rsidDel="007E1FB8">
          <w:delText>In this project we implemented the system which works on the concept of online feedback from students which is the replacement of existing paper feedback system which is so complicated method for finding an average for particular subject feedback which is submitted by students. The student can give feedback in online system provided by college staff.</w:delText>
        </w:r>
      </w:del>
    </w:p>
    <w:p w:rsidR="00311C21" w:rsidDel="007E1FB8" w:rsidRDefault="00311C21">
      <w:pPr>
        <w:pStyle w:val="ST2"/>
        <w:jc w:val="both"/>
        <w:rPr>
          <w:del w:id="618" w:author="rocks ayush" w:date="2019-04-24T00:46:00Z"/>
        </w:rPr>
        <w:pPrChange w:id="619" w:author="rocks ayush" w:date="2019-04-24T00:46:00Z">
          <w:pPr>
            <w:pStyle w:val="Heading2"/>
          </w:pPr>
        </w:pPrChange>
      </w:pPr>
    </w:p>
    <w:p w:rsidR="00311C21" w:rsidRPr="00311C21" w:rsidDel="007E1FB8" w:rsidRDefault="00311C21">
      <w:pPr>
        <w:pStyle w:val="ST2"/>
        <w:jc w:val="both"/>
        <w:rPr>
          <w:del w:id="620" w:author="rocks ayush" w:date="2019-04-24T00:46:00Z"/>
          <w:b/>
          <w:sz w:val="32"/>
          <w:szCs w:val="32"/>
        </w:rPr>
        <w:pPrChange w:id="621" w:author="rocks ayush" w:date="2019-04-24T00:46:00Z">
          <w:pPr>
            <w:pStyle w:val="Title"/>
          </w:pPr>
        </w:pPrChange>
      </w:pPr>
      <w:del w:id="622" w:author="rocks ayush" w:date="2019-04-24T00:46:00Z">
        <w:r w:rsidRPr="00311C21" w:rsidDel="007E1FB8">
          <w:rPr>
            <w:b/>
            <w:sz w:val="32"/>
            <w:szCs w:val="32"/>
          </w:rPr>
          <w:delText>FUNCTIONALITY OF THE SYSTEM:</w:delText>
        </w:r>
      </w:del>
    </w:p>
    <w:p w:rsidR="00311C21" w:rsidDel="007E1FB8" w:rsidRDefault="00311C21">
      <w:pPr>
        <w:pStyle w:val="ST2"/>
        <w:jc w:val="both"/>
        <w:rPr>
          <w:del w:id="623" w:author="rocks ayush" w:date="2019-04-24T00:46:00Z"/>
        </w:rPr>
        <w:pPrChange w:id="624" w:author="rocks ayush" w:date="2019-04-24T00:46:00Z">
          <w:pPr>
            <w:pStyle w:val="Heading2"/>
          </w:pPr>
        </w:pPrChange>
      </w:pPr>
    </w:p>
    <w:p w:rsidR="00E53C57" w:rsidDel="007E1FB8" w:rsidRDefault="00311C21">
      <w:pPr>
        <w:pStyle w:val="ST2"/>
        <w:jc w:val="both"/>
        <w:rPr>
          <w:del w:id="625" w:author="rocks ayush" w:date="2019-04-24T00:46:00Z"/>
          <w:b/>
          <w:sz w:val="32"/>
          <w:szCs w:val="32"/>
          <w:u w:val="single"/>
        </w:rPr>
        <w:pPrChange w:id="626" w:author="rocks ayush" w:date="2019-04-24T00:46:00Z">
          <w:pPr>
            <w:pStyle w:val="Heading2"/>
            <w:jc w:val="center"/>
          </w:pPr>
        </w:pPrChange>
      </w:pPr>
      <w:del w:id="627" w:author="rocks ayush" w:date="2019-04-24T00:46:00Z">
        <w:r w:rsidRPr="00311C21" w:rsidDel="007E1FB8">
          <w:rPr>
            <w:b/>
            <w:sz w:val="32"/>
            <w:szCs w:val="32"/>
            <w:u w:val="single"/>
          </w:rPr>
          <w:delText>Give Feedback</w:delText>
        </w:r>
      </w:del>
    </w:p>
    <w:p w:rsidR="00311C21" w:rsidRPr="00311C21" w:rsidDel="007E1FB8" w:rsidRDefault="00311C21">
      <w:pPr>
        <w:pStyle w:val="ST2"/>
        <w:jc w:val="both"/>
        <w:rPr>
          <w:del w:id="628" w:author="rocks ayush" w:date="2019-04-24T00:46:00Z"/>
        </w:rPr>
        <w:pPrChange w:id="629" w:author="rocks ayush" w:date="2019-04-24T00:46:00Z">
          <w:pPr/>
        </w:pPrChange>
      </w:pPr>
    </w:p>
    <w:p w:rsidR="00E53C57" w:rsidDel="007E1FB8" w:rsidRDefault="001613D4">
      <w:pPr>
        <w:pStyle w:val="ST2"/>
        <w:jc w:val="both"/>
        <w:rPr>
          <w:del w:id="630" w:author="rocks ayush" w:date="2019-04-24T00:46:00Z"/>
        </w:rPr>
        <w:pPrChange w:id="631" w:author="rocks ayush" w:date="2019-04-24T00:46:00Z">
          <w:pPr>
            <w:pStyle w:val="ST2"/>
          </w:pPr>
        </w:pPrChange>
      </w:pPr>
      <w:del w:id="632" w:author="rocks ayush" w:date="2019-04-24T00:46:00Z">
        <w:r w:rsidRPr="00497283" w:rsidDel="007E1FB8">
          <w:delText xml:space="preserve">First of </w:delText>
        </w:r>
        <w:r w:rsidR="00E53C57" w:rsidRPr="00497283" w:rsidDel="007E1FB8">
          <w:delText>all</w:delText>
        </w:r>
        <w:r w:rsidR="00245E63" w:rsidDel="007E1FB8">
          <w:delText>,</w:delText>
        </w:r>
        <w:r w:rsidR="00E53C57" w:rsidRPr="00497283" w:rsidDel="007E1FB8">
          <w:delText xml:space="preserve"> student</w:delText>
        </w:r>
        <w:r w:rsidRPr="00497283" w:rsidDel="007E1FB8">
          <w:delText xml:space="preserve"> can </w:delText>
        </w:r>
        <w:r w:rsidR="00E53C57" w:rsidRPr="00497283" w:rsidDel="007E1FB8">
          <w:delText xml:space="preserve">visit the </w:delText>
        </w:r>
        <w:r w:rsidRPr="00497283" w:rsidDel="007E1FB8">
          <w:delText>online</w:delText>
        </w:r>
        <w:r w:rsidR="00E53C57" w:rsidRPr="00497283" w:rsidDel="007E1FB8">
          <w:delText xml:space="preserve"> feedback</w:delText>
        </w:r>
        <w:r w:rsidRPr="00497283" w:rsidDel="007E1FB8">
          <w:delText xml:space="preserve"> system. After </w:delText>
        </w:r>
        <w:r w:rsidR="00E53C57" w:rsidRPr="00497283" w:rsidDel="007E1FB8">
          <w:delText>that student will choose his/he</w:delText>
        </w:r>
        <w:r w:rsidR="00497283" w:rsidRPr="00497283" w:rsidDel="007E1FB8">
          <w:delText>r branch and semester and click “GO”</w:delText>
        </w:r>
        <w:r w:rsidRPr="00497283" w:rsidDel="007E1FB8">
          <w:delText xml:space="preserve">. </w:delText>
        </w:r>
      </w:del>
    </w:p>
    <w:p w:rsidR="00CE6707" w:rsidRPr="00497283" w:rsidDel="007E1FB8" w:rsidRDefault="00CE6707">
      <w:pPr>
        <w:pStyle w:val="ST2"/>
        <w:jc w:val="both"/>
        <w:rPr>
          <w:del w:id="633" w:author="rocks ayush" w:date="2019-04-24T00:46:00Z"/>
        </w:rPr>
        <w:pPrChange w:id="634" w:author="rocks ayush" w:date="2019-04-24T00:46:00Z">
          <w:pPr>
            <w:pStyle w:val="ST2"/>
          </w:pPr>
        </w:pPrChange>
      </w:pPr>
    </w:p>
    <w:p w:rsidR="00497283" w:rsidDel="007E1FB8" w:rsidRDefault="00CE6707">
      <w:pPr>
        <w:pStyle w:val="ST2"/>
        <w:jc w:val="both"/>
        <w:rPr>
          <w:del w:id="635" w:author="rocks ayush" w:date="2019-04-24T00:46:00Z"/>
        </w:rPr>
        <w:pPrChange w:id="636" w:author="rocks ayush" w:date="2019-04-24T00:46:00Z">
          <w:pPr>
            <w:jc w:val="both"/>
          </w:pPr>
        </w:pPrChange>
      </w:pPr>
      <w:del w:id="637" w:author="rocks ayush" w:date="2019-04-24T00:46:00Z">
        <w:r w:rsidDel="007E1FB8">
          <w:rPr>
            <w:noProof/>
          </w:rPr>
          <w:drawing>
            <wp:inline distT="0" distB="0" distL="0" distR="0" wp14:anchorId="422E337B" wp14:editId="0179C796">
              <wp:extent cx="5731510" cy="30130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13075"/>
                      </a:xfrm>
                      <a:prstGeom prst="rect">
                        <a:avLst/>
                      </a:prstGeom>
                    </pic:spPr>
                  </pic:pic>
                </a:graphicData>
              </a:graphic>
            </wp:inline>
          </w:drawing>
        </w:r>
      </w:del>
    </w:p>
    <w:p w:rsidR="00E53C57" w:rsidDel="007E1FB8" w:rsidRDefault="00E53C57">
      <w:pPr>
        <w:pStyle w:val="ST2"/>
        <w:jc w:val="both"/>
        <w:rPr>
          <w:del w:id="638" w:author="rocks ayush" w:date="2019-04-24T00:46:00Z"/>
        </w:rPr>
        <w:pPrChange w:id="639" w:author="rocks ayush" w:date="2019-04-24T00:46:00Z">
          <w:pPr>
            <w:jc w:val="both"/>
          </w:pPr>
        </w:pPrChange>
      </w:pPr>
    </w:p>
    <w:p w:rsidR="00497283" w:rsidDel="007E1FB8" w:rsidRDefault="00497283">
      <w:pPr>
        <w:pStyle w:val="ST2"/>
        <w:jc w:val="both"/>
        <w:rPr>
          <w:del w:id="640" w:author="rocks ayush" w:date="2019-04-24T00:46:00Z"/>
        </w:rPr>
        <w:pPrChange w:id="641" w:author="rocks ayush" w:date="2019-04-24T00:46:00Z">
          <w:pPr>
            <w:pStyle w:val="ST2"/>
          </w:pPr>
        </w:pPrChange>
      </w:pPr>
    </w:p>
    <w:p w:rsidR="00245E63" w:rsidDel="007E1FB8" w:rsidRDefault="001613D4">
      <w:pPr>
        <w:pStyle w:val="ST2"/>
        <w:jc w:val="both"/>
        <w:rPr>
          <w:del w:id="642" w:author="rocks ayush" w:date="2019-04-24T00:46:00Z"/>
          <w:rStyle w:val="rocksChar"/>
          <w:rFonts w:ascii="Calibri Light" w:eastAsiaTheme="majorEastAsia" w:hAnsi="Calibri Light" w:cstheme="minorBidi"/>
          <w:color w:val="000000" w:themeColor="text1"/>
          <w:sz w:val="22"/>
          <w:szCs w:val="22"/>
        </w:rPr>
        <w:pPrChange w:id="643" w:author="rocks ayush" w:date="2019-04-24T00:46:00Z">
          <w:pPr>
            <w:pStyle w:val="ST2"/>
          </w:pPr>
        </w:pPrChange>
      </w:pPr>
      <w:del w:id="644" w:author="rocks ayush" w:date="2019-04-24T00:46:00Z">
        <w:r w:rsidRPr="00311C21" w:rsidDel="007E1FB8">
          <w:rPr>
            <w:rStyle w:val="rocksChar"/>
            <w:rFonts w:ascii="Calibri Light" w:eastAsiaTheme="majorEastAsia" w:hAnsi="Calibri Light"/>
            <w:color w:val="000000" w:themeColor="text1"/>
          </w:rPr>
          <w:delText>After that the subject contains page is displayed, where the subject is located in it</w:delText>
        </w:r>
        <w:r w:rsidR="00245E63" w:rsidRPr="00311C21" w:rsidDel="007E1FB8">
          <w:rPr>
            <w:rStyle w:val="Heading2Char"/>
            <w:rFonts w:ascii="Calibri Light" w:hAnsi="Calibri Light"/>
            <w:color w:val="000000" w:themeColor="text1"/>
          </w:rPr>
          <w:delText xml:space="preserve"> </w:delText>
        </w:r>
        <w:r w:rsidRPr="00311C21" w:rsidDel="007E1FB8">
          <w:rPr>
            <w:rStyle w:val="rocksChar"/>
            <w:rFonts w:ascii="Calibri Light" w:eastAsiaTheme="majorEastAsia" w:hAnsi="Calibri Light"/>
            <w:color w:val="000000" w:themeColor="text1"/>
          </w:rPr>
          <w:delText xml:space="preserve">and as per the selection from student students continued to their feedback after this page the feedback page is displayed. </w:delText>
        </w:r>
      </w:del>
    </w:p>
    <w:p w:rsidR="00311C21" w:rsidRPr="00311C21" w:rsidDel="007E1FB8" w:rsidRDefault="00311C21">
      <w:pPr>
        <w:pStyle w:val="ST2"/>
        <w:jc w:val="both"/>
        <w:rPr>
          <w:del w:id="645" w:author="rocks ayush" w:date="2019-04-24T00:46:00Z"/>
          <w:rStyle w:val="Heading2Char"/>
          <w:rFonts w:ascii="Calibri Light" w:hAnsi="Calibri Light"/>
          <w:color w:val="000000" w:themeColor="text1"/>
        </w:rPr>
        <w:pPrChange w:id="646" w:author="rocks ayush" w:date="2019-04-24T00:46:00Z">
          <w:pPr>
            <w:pStyle w:val="ST2"/>
          </w:pPr>
        </w:pPrChange>
      </w:pPr>
    </w:p>
    <w:p w:rsidR="00245E63" w:rsidRPr="00311C21" w:rsidDel="007E1FB8" w:rsidRDefault="001613D4">
      <w:pPr>
        <w:pStyle w:val="ST2"/>
        <w:jc w:val="both"/>
        <w:rPr>
          <w:del w:id="647" w:author="rocks ayush" w:date="2019-04-24T00:46:00Z"/>
          <w:rStyle w:val="Heading2Char"/>
          <w:rFonts w:ascii="Calibri Light" w:hAnsi="Calibri Light"/>
          <w:color w:val="000000" w:themeColor="text1"/>
        </w:rPr>
        <w:pPrChange w:id="648" w:author="rocks ayush" w:date="2019-04-24T00:46:00Z">
          <w:pPr>
            <w:pStyle w:val="ST2"/>
          </w:pPr>
        </w:pPrChange>
      </w:pPr>
      <w:del w:id="649" w:author="rocks ayush" w:date="2019-04-24T00:46:00Z">
        <w:r w:rsidRPr="00311C21" w:rsidDel="007E1FB8">
          <w:rPr>
            <w:rStyle w:val="rocksChar"/>
            <w:rFonts w:ascii="Calibri Light" w:eastAsiaTheme="majorEastAsia" w:hAnsi="Calibri Light"/>
            <w:color w:val="000000" w:themeColor="text1"/>
          </w:rPr>
          <w:delText xml:space="preserve"> After giving the feedback the page appeared which contains a message like </w:delText>
        </w:r>
        <w:r w:rsidR="00245E63" w:rsidRPr="00311C21" w:rsidDel="007E1FB8">
          <w:rPr>
            <w:rStyle w:val="Heading2Char"/>
            <w:rFonts w:ascii="Calibri Light" w:hAnsi="Calibri Light"/>
            <w:color w:val="000000" w:themeColor="text1"/>
          </w:rPr>
          <w:delText>YOUR FEEDBACK HAS BEEN SUBMITTED SUCCESSFULLY</w:delText>
        </w:r>
        <w:r w:rsidRPr="00311C21" w:rsidDel="007E1FB8">
          <w:rPr>
            <w:rStyle w:val="rocksChar"/>
            <w:rFonts w:ascii="Calibri Light" w:eastAsiaTheme="majorEastAsia" w:hAnsi="Calibri Light"/>
            <w:color w:val="000000" w:themeColor="text1"/>
          </w:rPr>
          <w:delText>.</w:delText>
        </w:r>
      </w:del>
    </w:p>
    <w:p w:rsidR="00245E63" w:rsidDel="007E1FB8" w:rsidRDefault="00245E63">
      <w:pPr>
        <w:pStyle w:val="ST2"/>
        <w:jc w:val="both"/>
        <w:rPr>
          <w:del w:id="650" w:author="rocks ayush" w:date="2019-04-24T00:46:00Z"/>
          <w:rStyle w:val="Heading2Char"/>
          <w:sz w:val="28"/>
          <w:szCs w:val="28"/>
        </w:rPr>
        <w:pPrChange w:id="651" w:author="rocks ayush" w:date="2019-04-24T00:46:00Z">
          <w:pPr>
            <w:jc w:val="both"/>
          </w:pPr>
        </w:pPrChange>
      </w:pPr>
    </w:p>
    <w:p w:rsidR="00245E63" w:rsidDel="007E1FB8" w:rsidRDefault="00245E63">
      <w:pPr>
        <w:pStyle w:val="ST2"/>
        <w:jc w:val="both"/>
        <w:rPr>
          <w:del w:id="652" w:author="rocks ayush" w:date="2019-04-24T00:46:00Z"/>
          <w:rStyle w:val="Heading2Char"/>
          <w:sz w:val="28"/>
          <w:szCs w:val="28"/>
        </w:rPr>
        <w:pPrChange w:id="653" w:author="rocks ayush" w:date="2019-04-24T00:46:00Z">
          <w:pPr>
            <w:jc w:val="both"/>
          </w:pPr>
        </w:pPrChange>
      </w:pPr>
      <w:del w:id="654" w:author="rocks ayush" w:date="2019-04-24T00:46:00Z">
        <w:r w:rsidDel="007E1FB8">
          <w:rPr>
            <w:noProof/>
          </w:rPr>
          <w:drawing>
            <wp:inline distT="0" distB="0" distL="0" distR="0" wp14:anchorId="71B0EB71" wp14:editId="0FD514DE">
              <wp:extent cx="5731510" cy="3625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25215"/>
                      </a:xfrm>
                      <a:prstGeom prst="rect">
                        <a:avLst/>
                      </a:prstGeom>
                    </pic:spPr>
                  </pic:pic>
                </a:graphicData>
              </a:graphic>
            </wp:inline>
          </w:drawing>
        </w:r>
      </w:del>
    </w:p>
    <w:p w:rsidR="00245E63" w:rsidDel="007E1FB8" w:rsidRDefault="00245E63">
      <w:pPr>
        <w:pStyle w:val="ST2"/>
        <w:jc w:val="both"/>
        <w:rPr>
          <w:del w:id="655" w:author="rocks ayush" w:date="2019-04-24T00:46:00Z"/>
          <w:rStyle w:val="Heading2Char"/>
          <w:sz w:val="28"/>
          <w:szCs w:val="28"/>
        </w:rPr>
        <w:pPrChange w:id="656" w:author="rocks ayush" w:date="2019-04-24T00:46:00Z">
          <w:pPr>
            <w:jc w:val="both"/>
          </w:pPr>
        </w:pPrChange>
      </w:pPr>
    </w:p>
    <w:p w:rsidR="001613D4" w:rsidDel="007E1FB8" w:rsidRDefault="001613D4">
      <w:pPr>
        <w:pStyle w:val="ST2"/>
        <w:jc w:val="both"/>
        <w:rPr>
          <w:del w:id="657" w:author="rocks ayush" w:date="2019-04-24T00:46:00Z"/>
        </w:rPr>
        <w:pPrChange w:id="658" w:author="rocks ayush" w:date="2019-04-24T00:46:00Z">
          <w:pPr>
            <w:pStyle w:val="ST2"/>
          </w:pPr>
        </w:pPrChange>
      </w:pPr>
      <w:del w:id="659" w:author="rocks ayush" w:date="2019-04-24T00:46:00Z">
        <w:r w:rsidRPr="00311C21" w:rsidDel="007E1FB8">
          <w:delText>Then after</w:delText>
        </w:r>
        <w:r w:rsidRPr="00245E63" w:rsidDel="007E1FB8">
          <w:rPr>
            <w:rStyle w:val="Heading2Char"/>
            <w:sz w:val="28"/>
            <w:szCs w:val="28"/>
          </w:rPr>
          <w:delText xml:space="preserve"> </w:delText>
        </w:r>
        <w:r w:rsidRPr="00245E63" w:rsidDel="007E1FB8">
          <w:delText xml:space="preserve">feedback is submitted there is a </w:delText>
        </w:r>
        <w:r w:rsidR="00245E63" w:rsidRPr="00245E63" w:rsidDel="007E1FB8">
          <w:delText>GO BACK TO HOME</w:delText>
        </w:r>
        <w:r w:rsidRPr="00245E63" w:rsidDel="007E1FB8">
          <w:delText xml:space="preserve"> button after click on it student will </w:delText>
        </w:r>
        <w:r w:rsidR="00245E63" w:rsidRPr="00245E63" w:rsidDel="007E1FB8">
          <w:delText>redirect to the Homepage</w:delText>
        </w:r>
        <w:r w:rsidRPr="00245E63" w:rsidDel="007E1FB8">
          <w:delText xml:space="preserve">. In main page it contains some hyperlinks like </w:delText>
        </w:r>
        <w:r w:rsidR="00245E63" w:rsidRPr="00245E63" w:rsidDel="007E1FB8">
          <w:delText>home, about, courses, contact us</w:delText>
        </w:r>
        <w:r w:rsidRPr="00245E63" w:rsidDel="007E1FB8">
          <w:delText>.</w:delText>
        </w:r>
      </w:del>
    </w:p>
    <w:p w:rsidR="00311C21" w:rsidDel="007E1FB8" w:rsidRDefault="00311C21">
      <w:pPr>
        <w:pStyle w:val="ST2"/>
        <w:jc w:val="both"/>
        <w:rPr>
          <w:del w:id="660" w:author="rocks ayush" w:date="2019-04-24T00:46:00Z"/>
        </w:rPr>
        <w:pPrChange w:id="661" w:author="rocks ayush" w:date="2019-04-24T00:46:00Z">
          <w:pPr/>
        </w:pPrChange>
      </w:pPr>
    </w:p>
    <w:p w:rsidR="00AC7DCE" w:rsidDel="007E1FB8" w:rsidRDefault="00AC7DCE">
      <w:pPr>
        <w:pStyle w:val="ST2"/>
        <w:jc w:val="both"/>
        <w:rPr>
          <w:del w:id="662" w:author="rocks ayush" w:date="2019-04-24T00:46:00Z"/>
        </w:rPr>
        <w:pPrChange w:id="663" w:author="rocks ayush" w:date="2019-04-24T00:46:00Z">
          <w:pPr/>
        </w:pPrChange>
      </w:pPr>
    </w:p>
    <w:p w:rsidR="00AC7DCE" w:rsidDel="007E1FB8" w:rsidRDefault="00AC7DCE">
      <w:pPr>
        <w:pStyle w:val="ST2"/>
        <w:jc w:val="both"/>
        <w:rPr>
          <w:del w:id="664" w:author="rocks ayush" w:date="2019-04-24T00:43:00Z"/>
        </w:rPr>
        <w:pPrChange w:id="665" w:author="rocks ayush" w:date="2019-04-24T00:46:00Z">
          <w:pPr>
            <w:pStyle w:val="Heading1"/>
            <w:jc w:val="center"/>
          </w:pPr>
        </w:pPrChange>
      </w:pPr>
      <w:del w:id="666" w:author="rocks ayush" w:date="2019-04-24T00:43:00Z">
        <w:r w:rsidDel="007E1FB8">
          <w:delText>VIEW FEEDBACK</w:delText>
        </w:r>
      </w:del>
    </w:p>
    <w:p w:rsidR="00AC7DCE" w:rsidDel="007E1FB8" w:rsidRDefault="00AC7DCE">
      <w:pPr>
        <w:pStyle w:val="ST2"/>
        <w:jc w:val="both"/>
        <w:rPr>
          <w:del w:id="667" w:author="rocks ayush" w:date="2019-04-24T00:43:00Z"/>
        </w:rPr>
        <w:pPrChange w:id="668" w:author="rocks ayush" w:date="2019-04-24T00:46:00Z">
          <w:pPr>
            <w:pStyle w:val="ST2"/>
            <w:ind w:left="360"/>
          </w:pPr>
        </w:pPrChange>
      </w:pPr>
    </w:p>
    <w:p w:rsidR="00AC7DCE" w:rsidDel="007E1FB8" w:rsidRDefault="00AC7DCE">
      <w:pPr>
        <w:pStyle w:val="ST2"/>
        <w:jc w:val="both"/>
        <w:rPr>
          <w:del w:id="669" w:author="rocks ayush" w:date="2019-04-24T00:43:00Z"/>
        </w:rPr>
        <w:pPrChange w:id="670" w:author="rocks ayush" w:date="2019-04-24T00:46:00Z">
          <w:pPr>
            <w:pStyle w:val="ST2"/>
            <w:ind w:left="360"/>
          </w:pPr>
        </w:pPrChange>
      </w:pPr>
    </w:p>
    <w:p w:rsidR="00311C21" w:rsidDel="007E1FB8" w:rsidRDefault="00CE6707">
      <w:pPr>
        <w:pStyle w:val="ST2"/>
        <w:jc w:val="both"/>
        <w:rPr>
          <w:del w:id="671" w:author="rocks ayush" w:date="2019-04-24T00:43:00Z"/>
        </w:rPr>
        <w:pPrChange w:id="672" w:author="rocks ayush" w:date="2019-04-24T00:46:00Z">
          <w:pPr>
            <w:pStyle w:val="ST2"/>
            <w:numPr>
              <w:numId w:val="15"/>
            </w:numPr>
            <w:ind w:left="720" w:hanging="360"/>
          </w:pPr>
        </w:pPrChange>
      </w:pPr>
      <w:del w:id="673" w:author="rocks ayush" w:date="2019-04-24T00:43:00Z">
        <w:r w:rsidDel="007E1FB8">
          <w:delText xml:space="preserve">One can click on the button called ‘VIEW RATINGS’ after that, a page, containing information about department, is </w:delText>
        </w:r>
        <w:r w:rsidR="00F175FD" w:rsidDel="007E1FB8">
          <w:delText>displayed:</w:delText>
        </w:r>
        <w:r w:rsidDel="007E1FB8">
          <w:delText xml:space="preserve"> </w:delText>
        </w:r>
      </w:del>
    </w:p>
    <w:p w:rsidR="00CE6707" w:rsidDel="007E1FB8" w:rsidRDefault="00CE6707">
      <w:pPr>
        <w:pStyle w:val="ST2"/>
        <w:jc w:val="both"/>
        <w:rPr>
          <w:del w:id="674" w:author="rocks ayush" w:date="2019-04-24T00:43:00Z"/>
        </w:rPr>
        <w:pPrChange w:id="675" w:author="rocks ayush" w:date="2019-04-24T00:46:00Z">
          <w:pPr>
            <w:pStyle w:val="ST2"/>
          </w:pPr>
        </w:pPrChange>
      </w:pPr>
    </w:p>
    <w:p w:rsidR="00CE6707" w:rsidDel="007E1FB8" w:rsidRDefault="00CE6707">
      <w:pPr>
        <w:pStyle w:val="ST2"/>
        <w:jc w:val="both"/>
        <w:rPr>
          <w:del w:id="676" w:author="rocks ayush" w:date="2019-04-24T00:43:00Z"/>
        </w:rPr>
        <w:pPrChange w:id="677" w:author="rocks ayush" w:date="2019-04-24T00:46:00Z">
          <w:pPr>
            <w:pStyle w:val="ST2"/>
          </w:pPr>
        </w:pPrChange>
      </w:pPr>
      <w:del w:id="678" w:author="rocks ayush" w:date="2019-04-24T00:43:00Z">
        <w:r w:rsidDel="007E1FB8">
          <w:rPr>
            <w:noProof/>
          </w:rPr>
          <w:drawing>
            <wp:inline distT="0" distB="0" distL="0" distR="0" wp14:anchorId="3DFD3FA4" wp14:editId="30BA4614">
              <wp:extent cx="5731510" cy="2859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59405"/>
                      </a:xfrm>
                      <a:prstGeom prst="rect">
                        <a:avLst/>
                      </a:prstGeom>
                    </pic:spPr>
                  </pic:pic>
                </a:graphicData>
              </a:graphic>
            </wp:inline>
          </w:drawing>
        </w:r>
      </w:del>
    </w:p>
    <w:p w:rsidR="00F175FD" w:rsidDel="007E1FB8" w:rsidRDefault="00F175FD">
      <w:pPr>
        <w:pStyle w:val="ST2"/>
        <w:jc w:val="both"/>
        <w:rPr>
          <w:del w:id="679" w:author="rocks ayush" w:date="2019-04-24T00:43:00Z"/>
        </w:rPr>
        <w:pPrChange w:id="680" w:author="rocks ayush" w:date="2019-04-24T00:46:00Z">
          <w:pPr>
            <w:pStyle w:val="ST2"/>
          </w:pPr>
        </w:pPrChange>
      </w:pPr>
    </w:p>
    <w:p w:rsidR="00826A06" w:rsidDel="007E1FB8" w:rsidRDefault="00826A06">
      <w:pPr>
        <w:pStyle w:val="ST2"/>
        <w:jc w:val="both"/>
        <w:rPr>
          <w:del w:id="681" w:author="rocks ayush" w:date="2019-04-24T00:43:00Z"/>
        </w:rPr>
        <w:pPrChange w:id="682" w:author="rocks ayush" w:date="2019-04-24T00:46:00Z">
          <w:pPr>
            <w:pStyle w:val="ST2"/>
          </w:pPr>
        </w:pPrChange>
      </w:pPr>
    </w:p>
    <w:p w:rsidR="00F175FD" w:rsidDel="007E1FB8" w:rsidRDefault="00F175FD">
      <w:pPr>
        <w:pStyle w:val="ST2"/>
        <w:jc w:val="both"/>
        <w:rPr>
          <w:del w:id="683" w:author="rocks ayush" w:date="2019-04-24T00:43:00Z"/>
        </w:rPr>
        <w:pPrChange w:id="684" w:author="rocks ayush" w:date="2019-04-24T00:46:00Z">
          <w:pPr>
            <w:pStyle w:val="ST2"/>
            <w:numPr>
              <w:numId w:val="13"/>
            </w:numPr>
            <w:ind w:left="720" w:hanging="360"/>
          </w:pPr>
        </w:pPrChange>
      </w:pPr>
      <w:del w:id="685" w:author="rocks ayush" w:date="2019-04-24T00:43:00Z">
        <w:r w:rsidDel="007E1FB8">
          <w:delText>After that, select a department to view the faculty of that department:</w:delText>
        </w:r>
      </w:del>
    </w:p>
    <w:p w:rsidR="00F175FD" w:rsidDel="007E1FB8" w:rsidRDefault="00F175FD">
      <w:pPr>
        <w:pStyle w:val="ST2"/>
        <w:jc w:val="both"/>
        <w:rPr>
          <w:del w:id="686" w:author="rocks ayush" w:date="2019-04-24T00:43:00Z"/>
        </w:rPr>
        <w:pPrChange w:id="687" w:author="rocks ayush" w:date="2019-04-24T00:46:00Z">
          <w:pPr>
            <w:pStyle w:val="ST2"/>
          </w:pPr>
        </w:pPrChange>
      </w:pPr>
    </w:p>
    <w:p w:rsidR="00826A06" w:rsidDel="007E1FB8" w:rsidRDefault="00826A06">
      <w:pPr>
        <w:pStyle w:val="ST2"/>
        <w:jc w:val="both"/>
        <w:rPr>
          <w:del w:id="688" w:author="rocks ayush" w:date="2019-04-24T00:43:00Z"/>
        </w:rPr>
        <w:pPrChange w:id="689" w:author="rocks ayush" w:date="2019-04-24T00:46:00Z">
          <w:pPr>
            <w:pStyle w:val="ST2"/>
          </w:pPr>
        </w:pPrChange>
      </w:pPr>
    </w:p>
    <w:p w:rsidR="00F175FD" w:rsidDel="007E1FB8" w:rsidRDefault="00F175FD">
      <w:pPr>
        <w:pStyle w:val="ST2"/>
        <w:jc w:val="both"/>
        <w:rPr>
          <w:del w:id="690" w:author="rocks ayush" w:date="2019-04-24T00:43:00Z"/>
        </w:rPr>
        <w:pPrChange w:id="691" w:author="rocks ayush" w:date="2019-04-24T00:46:00Z">
          <w:pPr>
            <w:pStyle w:val="ST2"/>
          </w:pPr>
        </w:pPrChange>
      </w:pPr>
      <w:del w:id="692" w:author="rocks ayush" w:date="2019-04-24T00:43:00Z">
        <w:r w:rsidDel="007E1FB8">
          <w:rPr>
            <w:noProof/>
          </w:rPr>
          <w:drawing>
            <wp:inline distT="0" distB="0" distL="0" distR="0" wp14:anchorId="5740AB2F" wp14:editId="1F6C6E8C">
              <wp:extent cx="5731510" cy="27089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08910"/>
                      </a:xfrm>
                      <a:prstGeom prst="rect">
                        <a:avLst/>
                      </a:prstGeom>
                    </pic:spPr>
                  </pic:pic>
                </a:graphicData>
              </a:graphic>
            </wp:inline>
          </w:drawing>
        </w:r>
      </w:del>
    </w:p>
    <w:p w:rsidR="00F175FD" w:rsidDel="007E1FB8" w:rsidRDefault="00F175FD">
      <w:pPr>
        <w:pStyle w:val="ST2"/>
        <w:jc w:val="both"/>
        <w:rPr>
          <w:del w:id="693" w:author="rocks ayush" w:date="2019-04-24T00:43:00Z"/>
        </w:rPr>
        <w:pPrChange w:id="694" w:author="rocks ayush" w:date="2019-04-24T00:46:00Z">
          <w:pPr>
            <w:pStyle w:val="ST2"/>
          </w:pPr>
        </w:pPrChange>
      </w:pPr>
    </w:p>
    <w:p w:rsidR="00F175FD" w:rsidDel="007E1FB8" w:rsidRDefault="00F175FD">
      <w:pPr>
        <w:pStyle w:val="ST2"/>
        <w:jc w:val="both"/>
        <w:rPr>
          <w:del w:id="695" w:author="rocks ayush" w:date="2019-04-24T00:43:00Z"/>
        </w:rPr>
        <w:pPrChange w:id="696" w:author="rocks ayush" w:date="2019-04-24T00:46:00Z">
          <w:pPr>
            <w:pStyle w:val="ST2"/>
          </w:pPr>
        </w:pPrChange>
      </w:pPr>
    </w:p>
    <w:p w:rsidR="00AC7DCE" w:rsidDel="007E1FB8" w:rsidRDefault="00AC7DCE">
      <w:pPr>
        <w:pStyle w:val="ST2"/>
        <w:jc w:val="both"/>
        <w:rPr>
          <w:del w:id="697" w:author="rocks ayush" w:date="2019-04-24T00:43:00Z"/>
        </w:rPr>
        <w:pPrChange w:id="698" w:author="rocks ayush" w:date="2019-04-24T00:46:00Z">
          <w:pPr>
            <w:pStyle w:val="ST2"/>
            <w:numPr>
              <w:numId w:val="12"/>
            </w:numPr>
            <w:ind w:left="720" w:hanging="360"/>
          </w:pPr>
        </w:pPrChange>
      </w:pPr>
      <w:del w:id="699" w:author="rocks ayush" w:date="2019-04-24T00:43:00Z">
        <w:r w:rsidDel="007E1FB8">
          <w:delText>And now, select the teacher to view ratings of that teacher for all the subjects that he teaches:</w:delText>
        </w:r>
      </w:del>
    </w:p>
    <w:p w:rsidR="00F175FD" w:rsidDel="007E1FB8" w:rsidRDefault="00F175FD">
      <w:pPr>
        <w:pStyle w:val="ST2"/>
        <w:jc w:val="both"/>
        <w:rPr>
          <w:del w:id="700" w:author="rocks ayush" w:date="2019-04-24T00:43:00Z"/>
        </w:rPr>
        <w:pPrChange w:id="701" w:author="rocks ayush" w:date="2019-04-24T00:46:00Z">
          <w:pPr>
            <w:pStyle w:val="ST2"/>
          </w:pPr>
        </w:pPrChange>
      </w:pPr>
      <w:del w:id="702" w:author="rocks ayush" w:date="2019-04-24T00:43:00Z">
        <w:r w:rsidDel="007E1FB8">
          <w:rPr>
            <w:noProof/>
          </w:rPr>
          <w:drawing>
            <wp:inline distT="0" distB="0" distL="0" distR="0" wp14:anchorId="04EF764D" wp14:editId="053EF571">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74670"/>
                      </a:xfrm>
                      <a:prstGeom prst="rect">
                        <a:avLst/>
                      </a:prstGeom>
                    </pic:spPr>
                  </pic:pic>
                </a:graphicData>
              </a:graphic>
            </wp:inline>
          </w:drawing>
        </w:r>
      </w:del>
    </w:p>
    <w:p w:rsidR="00F175FD" w:rsidDel="007E1FB8" w:rsidRDefault="00F175FD">
      <w:pPr>
        <w:pStyle w:val="ST2"/>
        <w:jc w:val="both"/>
        <w:rPr>
          <w:del w:id="703" w:author="rocks ayush" w:date="2019-04-24T00:43:00Z"/>
        </w:rPr>
        <w:pPrChange w:id="704" w:author="rocks ayush" w:date="2019-04-24T00:46:00Z">
          <w:pPr>
            <w:pStyle w:val="ST2"/>
          </w:pPr>
        </w:pPrChange>
      </w:pPr>
    </w:p>
    <w:p w:rsidR="00826A06" w:rsidDel="007E1FB8" w:rsidRDefault="00826A06">
      <w:pPr>
        <w:pStyle w:val="ST2"/>
        <w:jc w:val="both"/>
        <w:rPr>
          <w:del w:id="705" w:author="rocks ayush" w:date="2019-04-24T00:43:00Z"/>
        </w:rPr>
        <w:pPrChange w:id="706" w:author="rocks ayush" w:date="2019-04-24T00:46:00Z">
          <w:pPr>
            <w:pStyle w:val="ST2"/>
          </w:pPr>
        </w:pPrChange>
      </w:pPr>
    </w:p>
    <w:p w:rsidR="00F175FD" w:rsidDel="007E1FB8" w:rsidRDefault="00F175FD">
      <w:pPr>
        <w:pStyle w:val="ST2"/>
        <w:jc w:val="both"/>
        <w:rPr>
          <w:del w:id="707" w:author="rocks ayush" w:date="2019-04-24T00:43:00Z"/>
        </w:rPr>
        <w:pPrChange w:id="708" w:author="rocks ayush" w:date="2019-04-24T00:46:00Z">
          <w:pPr>
            <w:pStyle w:val="ST2"/>
            <w:numPr>
              <w:numId w:val="12"/>
            </w:numPr>
            <w:ind w:left="720" w:hanging="360"/>
          </w:pPr>
        </w:pPrChange>
      </w:pPr>
      <w:del w:id="709" w:author="rocks ayush" w:date="2019-04-24T00:43:00Z">
        <w:r w:rsidDel="007E1FB8">
          <w:delText>Click Show button to view the remarks provided by the students.</w:delText>
        </w:r>
      </w:del>
    </w:p>
    <w:p w:rsidR="00F175FD" w:rsidDel="007E1FB8" w:rsidRDefault="00F175FD">
      <w:pPr>
        <w:pStyle w:val="ST2"/>
        <w:jc w:val="both"/>
        <w:rPr>
          <w:del w:id="710" w:author="rocks ayush" w:date="2019-04-24T00:43:00Z"/>
        </w:rPr>
        <w:pPrChange w:id="711" w:author="rocks ayush" w:date="2019-04-24T00:46:00Z">
          <w:pPr>
            <w:pStyle w:val="ST2"/>
          </w:pPr>
        </w:pPrChange>
      </w:pPr>
    </w:p>
    <w:p w:rsidR="00826A06" w:rsidDel="007E1FB8" w:rsidRDefault="00826A06">
      <w:pPr>
        <w:pStyle w:val="ST2"/>
        <w:jc w:val="both"/>
        <w:rPr>
          <w:del w:id="712" w:author="rocks ayush" w:date="2019-04-24T00:43:00Z"/>
        </w:rPr>
        <w:pPrChange w:id="713" w:author="rocks ayush" w:date="2019-04-24T00:46:00Z">
          <w:pPr>
            <w:pStyle w:val="ST2"/>
          </w:pPr>
        </w:pPrChange>
      </w:pPr>
    </w:p>
    <w:p w:rsidR="00F30116" w:rsidDel="007E1FB8" w:rsidRDefault="00F30116">
      <w:pPr>
        <w:pStyle w:val="ST2"/>
        <w:jc w:val="both"/>
        <w:rPr>
          <w:del w:id="714" w:author="rocks ayush" w:date="2019-04-24T00:43:00Z"/>
        </w:rPr>
        <w:pPrChange w:id="715" w:author="rocks ayush" w:date="2019-04-24T00:46:00Z">
          <w:pPr>
            <w:pStyle w:val="ST2"/>
          </w:pPr>
        </w:pPrChange>
      </w:pPr>
    </w:p>
    <w:p w:rsidR="00F30116" w:rsidDel="007E1FB8" w:rsidRDefault="00F30116">
      <w:pPr>
        <w:pStyle w:val="ST2"/>
        <w:jc w:val="both"/>
        <w:rPr>
          <w:del w:id="716" w:author="rocks ayush" w:date="2019-04-24T00:43:00Z"/>
        </w:rPr>
        <w:pPrChange w:id="717" w:author="rocks ayush" w:date="2019-04-24T00:46:00Z">
          <w:pPr/>
        </w:pPrChange>
      </w:pPr>
      <w:del w:id="718" w:author="rocks ayush" w:date="2019-04-24T00:43:00Z">
        <w:r w:rsidDel="007E1FB8">
          <w:br w:type="page"/>
        </w:r>
      </w:del>
    </w:p>
    <w:p w:rsidR="00F175FD" w:rsidDel="007E1FB8" w:rsidRDefault="00F175FD">
      <w:pPr>
        <w:pStyle w:val="ST2"/>
        <w:jc w:val="both"/>
        <w:rPr>
          <w:del w:id="719" w:author="rocks ayush" w:date="2019-04-24T00:43:00Z"/>
        </w:rPr>
        <w:pPrChange w:id="720" w:author="rocks ayush" w:date="2019-04-24T00:46:00Z">
          <w:pPr>
            <w:pStyle w:val="ST2"/>
          </w:pPr>
        </w:pPrChange>
      </w:pPr>
      <w:del w:id="721" w:author="rocks ayush" w:date="2019-04-24T00:43:00Z">
        <w:r w:rsidDel="007E1FB8">
          <w:rPr>
            <w:noProof/>
          </w:rPr>
          <w:drawing>
            <wp:inline distT="0" distB="0" distL="0" distR="0" wp14:anchorId="42953971" wp14:editId="5E2218D4">
              <wp:extent cx="5731510" cy="1565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65275"/>
                      </a:xfrm>
                      <a:prstGeom prst="rect">
                        <a:avLst/>
                      </a:prstGeom>
                    </pic:spPr>
                  </pic:pic>
                </a:graphicData>
              </a:graphic>
            </wp:inline>
          </w:drawing>
        </w:r>
      </w:del>
    </w:p>
    <w:p w:rsidR="00AC7DCE" w:rsidDel="007E1FB8" w:rsidRDefault="00AC7DCE">
      <w:pPr>
        <w:pStyle w:val="ST2"/>
        <w:jc w:val="both"/>
        <w:rPr>
          <w:del w:id="722" w:author="rocks ayush" w:date="2019-04-24T00:43:00Z"/>
        </w:rPr>
        <w:pPrChange w:id="723" w:author="rocks ayush" w:date="2019-04-24T00:46:00Z">
          <w:pPr>
            <w:pStyle w:val="ST2"/>
          </w:pPr>
        </w:pPrChange>
      </w:pPr>
    </w:p>
    <w:p w:rsidR="00AC7DCE" w:rsidDel="007E1FB8" w:rsidRDefault="00AC7DCE">
      <w:pPr>
        <w:pStyle w:val="ST2"/>
        <w:jc w:val="both"/>
        <w:rPr>
          <w:del w:id="724" w:author="rocks ayush" w:date="2019-04-24T00:43:00Z"/>
        </w:rPr>
        <w:pPrChange w:id="725" w:author="rocks ayush" w:date="2019-04-24T00:46:00Z">
          <w:pPr>
            <w:pStyle w:val="ST2"/>
          </w:pPr>
        </w:pPrChange>
      </w:pPr>
    </w:p>
    <w:p w:rsidR="00AC7DCE" w:rsidDel="007E1FB8" w:rsidRDefault="00AC7DCE">
      <w:pPr>
        <w:pStyle w:val="ST2"/>
        <w:jc w:val="both"/>
        <w:rPr>
          <w:del w:id="726" w:author="rocks ayush" w:date="2019-04-24T00:43:00Z"/>
        </w:rPr>
        <w:pPrChange w:id="727" w:author="rocks ayush" w:date="2019-04-24T00:46:00Z">
          <w:pPr/>
        </w:pPrChange>
      </w:pPr>
      <w:del w:id="728" w:author="rocks ayush" w:date="2019-04-24T00:43:00Z">
        <w:r w:rsidDel="007E1FB8">
          <w:br w:type="page"/>
        </w:r>
      </w:del>
    </w:p>
    <w:p w:rsidR="00AC7DCE" w:rsidRPr="00311C21" w:rsidDel="007E1FB8" w:rsidRDefault="00AC7DCE">
      <w:pPr>
        <w:pStyle w:val="ST2"/>
        <w:jc w:val="both"/>
        <w:rPr>
          <w:del w:id="729" w:author="rocks ayush" w:date="2019-04-24T00:43:00Z"/>
        </w:rPr>
        <w:pPrChange w:id="730" w:author="rocks ayush" w:date="2019-04-24T00:46:00Z">
          <w:pPr>
            <w:pStyle w:val="Heading1"/>
            <w:jc w:val="center"/>
          </w:pPr>
        </w:pPrChange>
      </w:pPr>
      <w:del w:id="731" w:author="rocks ayush" w:date="2019-04-24T00:43:00Z">
        <w:r w:rsidDel="007E1FB8">
          <w:delText>DATABASE DESIGN OF THE FEEDBACK SYSTEM</w:delText>
        </w:r>
      </w:del>
    </w:p>
    <w:p w:rsidR="00AC7DCE" w:rsidDel="007E1FB8" w:rsidRDefault="00AC7DCE">
      <w:pPr>
        <w:pStyle w:val="ST2"/>
        <w:jc w:val="both"/>
        <w:rPr>
          <w:del w:id="732" w:author="rocks ayush" w:date="2019-04-24T00:43:00Z"/>
        </w:rPr>
        <w:pPrChange w:id="733" w:author="rocks ayush" w:date="2019-04-24T00:46:00Z">
          <w:pPr>
            <w:pStyle w:val="ST2"/>
          </w:pPr>
        </w:pPrChange>
      </w:pPr>
    </w:p>
    <w:p w:rsidR="00AC7DCE" w:rsidDel="007E1FB8" w:rsidRDefault="00AC7DCE">
      <w:pPr>
        <w:pStyle w:val="ST2"/>
        <w:jc w:val="both"/>
        <w:rPr>
          <w:del w:id="734" w:author="rocks ayush" w:date="2019-04-24T00:43:00Z"/>
        </w:rPr>
        <w:pPrChange w:id="735" w:author="rocks ayush" w:date="2019-04-24T00:46:00Z">
          <w:pPr>
            <w:pStyle w:val="ST2"/>
          </w:pPr>
        </w:pPrChange>
      </w:pPr>
      <w:del w:id="736" w:author="rocks ayush" w:date="2019-04-24T00:43:00Z">
        <w:r w:rsidDel="007E1FB8">
          <w:rPr>
            <w:noProof/>
          </w:rPr>
          <w:drawing>
            <wp:inline distT="0" distB="0" distL="0" distR="0">
              <wp:extent cx="5731510" cy="49180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18005"/>
                      </a:xfrm>
                      <a:prstGeom prst="rect">
                        <a:avLst/>
                      </a:prstGeom>
                      <a:noFill/>
                      <a:ln>
                        <a:noFill/>
                      </a:ln>
                    </pic:spPr>
                  </pic:pic>
                </a:graphicData>
              </a:graphic>
            </wp:inline>
          </w:drawing>
        </w:r>
      </w:del>
    </w:p>
    <w:p w:rsidR="00F037F6" w:rsidDel="007E1FB8" w:rsidRDefault="00F037F6">
      <w:pPr>
        <w:pStyle w:val="ST2"/>
        <w:jc w:val="both"/>
        <w:rPr>
          <w:del w:id="737" w:author="rocks ayush" w:date="2019-04-24T00:43:00Z"/>
        </w:rPr>
        <w:pPrChange w:id="738" w:author="rocks ayush" w:date="2019-04-24T00:46:00Z">
          <w:pPr>
            <w:pStyle w:val="Heading4"/>
            <w:jc w:val="center"/>
          </w:pPr>
        </w:pPrChange>
      </w:pPr>
      <w:del w:id="739" w:author="rocks ayush" w:date="2019-04-24T00:43:00Z">
        <w:r w:rsidDel="007E1FB8">
          <w:delText>Fig: ER-Diagram of the database</w:delText>
        </w:r>
      </w:del>
    </w:p>
    <w:p w:rsidR="00F037F6" w:rsidDel="007E1FB8" w:rsidRDefault="00F037F6">
      <w:pPr>
        <w:pStyle w:val="ST2"/>
        <w:jc w:val="both"/>
        <w:rPr>
          <w:del w:id="740" w:author="rocks ayush" w:date="2019-04-24T00:43:00Z"/>
        </w:rPr>
        <w:pPrChange w:id="741" w:author="rocks ayush" w:date="2019-04-24T00:46:00Z">
          <w:pPr/>
        </w:pPrChange>
      </w:pPr>
    </w:p>
    <w:p w:rsidR="00F037F6" w:rsidRPr="00F037F6" w:rsidDel="007E1FB8" w:rsidRDefault="00F037F6">
      <w:pPr>
        <w:pStyle w:val="ST2"/>
        <w:jc w:val="both"/>
        <w:rPr>
          <w:del w:id="742" w:author="rocks ayush" w:date="2019-04-24T00:43:00Z"/>
        </w:rPr>
        <w:pPrChange w:id="743" w:author="rocks ayush" w:date="2019-04-24T00:46:00Z">
          <w:pPr>
            <w:pStyle w:val="Heading1"/>
          </w:pPr>
        </w:pPrChange>
      </w:pPr>
      <w:del w:id="744" w:author="rocks ayush" w:date="2019-04-24T00:43:00Z">
        <w:r w:rsidDel="007E1FB8">
          <w:delText>Tables in database uiet:</w:delText>
        </w:r>
      </w:del>
    </w:p>
    <w:p w:rsidR="00F037F6" w:rsidDel="007E1FB8" w:rsidRDefault="00F037F6">
      <w:pPr>
        <w:pStyle w:val="ST2"/>
        <w:jc w:val="both"/>
        <w:rPr>
          <w:del w:id="745" w:author="rocks ayush" w:date="2019-04-24T00:43:00Z"/>
        </w:rPr>
        <w:pPrChange w:id="746" w:author="rocks ayush" w:date="2019-04-24T00:46:00Z">
          <w:pPr>
            <w:pStyle w:val="ST2"/>
            <w:numPr>
              <w:numId w:val="17"/>
            </w:numPr>
            <w:ind w:left="1080" w:hanging="720"/>
          </w:pPr>
        </w:pPrChange>
      </w:pPr>
      <w:del w:id="747" w:author="rocks ayush" w:date="2019-04-24T00:43:00Z">
        <w:r w:rsidDel="007E1FB8">
          <w:delText>Department</w:delText>
        </w:r>
      </w:del>
    </w:p>
    <w:p w:rsidR="00F037F6" w:rsidDel="007E1FB8" w:rsidRDefault="00F037F6">
      <w:pPr>
        <w:pStyle w:val="ST2"/>
        <w:jc w:val="both"/>
        <w:rPr>
          <w:del w:id="748" w:author="rocks ayush" w:date="2019-04-24T00:43:00Z"/>
        </w:rPr>
        <w:pPrChange w:id="749" w:author="rocks ayush" w:date="2019-04-24T00:46:00Z">
          <w:pPr>
            <w:pStyle w:val="ST2"/>
            <w:numPr>
              <w:numId w:val="17"/>
            </w:numPr>
            <w:ind w:left="1080" w:hanging="720"/>
          </w:pPr>
        </w:pPrChange>
      </w:pPr>
      <w:del w:id="750" w:author="rocks ayush" w:date="2019-04-24T00:43:00Z">
        <w:r w:rsidDel="007E1FB8">
          <w:delText>Faculty</w:delText>
        </w:r>
      </w:del>
    </w:p>
    <w:p w:rsidR="00F037F6" w:rsidDel="007E1FB8" w:rsidRDefault="00F037F6">
      <w:pPr>
        <w:pStyle w:val="ST2"/>
        <w:jc w:val="both"/>
        <w:rPr>
          <w:del w:id="751" w:author="rocks ayush" w:date="2019-04-24T00:43:00Z"/>
        </w:rPr>
        <w:pPrChange w:id="752" w:author="rocks ayush" w:date="2019-04-24T00:46:00Z">
          <w:pPr>
            <w:pStyle w:val="ST2"/>
            <w:numPr>
              <w:numId w:val="17"/>
            </w:numPr>
            <w:ind w:left="1080" w:hanging="720"/>
          </w:pPr>
        </w:pPrChange>
      </w:pPr>
      <w:del w:id="753" w:author="rocks ayush" w:date="2019-04-24T00:43:00Z">
        <w:r w:rsidDel="007E1FB8">
          <w:delText>Subjects</w:delText>
        </w:r>
      </w:del>
    </w:p>
    <w:p w:rsidR="00F037F6" w:rsidDel="007E1FB8" w:rsidRDefault="00F037F6">
      <w:pPr>
        <w:pStyle w:val="ST2"/>
        <w:jc w:val="both"/>
        <w:rPr>
          <w:del w:id="754" w:author="rocks ayush" w:date="2019-04-24T00:43:00Z"/>
        </w:rPr>
        <w:pPrChange w:id="755" w:author="rocks ayush" w:date="2019-04-24T00:46:00Z">
          <w:pPr>
            <w:pStyle w:val="ST2"/>
            <w:numPr>
              <w:numId w:val="17"/>
            </w:numPr>
            <w:ind w:left="1080" w:hanging="720"/>
          </w:pPr>
        </w:pPrChange>
      </w:pPr>
      <w:del w:id="756" w:author="rocks ayush" w:date="2019-04-24T00:43:00Z">
        <w:r w:rsidDel="007E1FB8">
          <w:delText>Feedbacks</w:delText>
        </w:r>
      </w:del>
    </w:p>
    <w:p w:rsidR="00F037F6" w:rsidDel="007E1FB8" w:rsidRDefault="00F037F6">
      <w:pPr>
        <w:pStyle w:val="ST2"/>
        <w:jc w:val="both"/>
        <w:rPr>
          <w:del w:id="757" w:author="rocks ayush" w:date="2019-04-24T00:43:00Z"/>
        </w:rPr>
        <w:pPrChange w:id="758" w:author="rocks ayush" w:date="2019-04-24T00:46:00Z">
          <w:pPr/>
        </w:pPrChange>
      </w:pPr>
    </w:p>
    <w:p w:rsidR="00F037F6" w:rsidDel="007E1FB8" w:rsidRDefault="00F037F6">
      <w:pPr>
        <w:pStyle w:val="ST2"/>
        <w:jc w:val="both"/>
        <w:rPr>
          <w:del w:id="759" w:author="rocks ayush" w:date="2019-04-24T00:43:00Z"/>
        </w:rPr>
        <w:pPrChange w:id="760" w:author="rocks ayush" w:date="2019-04-24T00:46:00Z">
          <w:pPr>
            <w:pStyle w:val="Heading1"/>
          </w:pPr>
        </w:pPrChange>
      </w:pPr>
      <w:del w:id="761" w:author="rocks ayush" w:date="2019-04-24T00:43:00Z">
        <w:r w:rsidDel="007E1FB8">
          <w:delText>i)Department</w:delText>
        </w:r>
        <w:r w:rsidR="003868B8" w:rsidDel="007E1FB8">
          <w:delText xml:space="preserve"> Table</w:delText>
        </w:r>
        <w:r w:rsidDel="007E1FB8">
          <w:delText>:</w:delText>
        </w:r>
      </w:del>
    </w:p>
    <w:p w:rsidR="00F037F6" w:rsidDel="007E1FB8" w:rsidRDefault="00F037F6">
      <w:pPr>
        <w:pStyle w:val="ST2"/>
        <w:jc w:val="both"/>
        <w:rPr>
          <w:del w:id="762" w:author="rocks ayush" w:date="2019-04-24T00:43:00Z"/>
        </w:rPr>
        <w:pPrChange w:id="763" w:author="rocks ayush" w:date="2019-04-24T00:46:00Z">
          <w:pPr>
            <w:pStyle w:val="ST2"/>
            <w:ind w:left="720"/>
          </w:pPr>
        </w:pPrChange>
      </w:pPr>
      <w:del w:id="764" w:author="rocks ayush" w:date="2019-04-24T00:43:00Z">
        <w:r w:rsidDel="007E1FB8">
          <w:delText>the department table contains the information about all the departments that exist in collage.</w:delText>
        </w:r>
      </w:del>
    </w:p>
    <w:p w:rsidR="00F037F6" w:rsidDel="007E1FB8" w:rsidRDefault="00F037F6">
      <w:pPr>
        <w:pStyle w:val="ST2"/>
        <w:jc w:val="both"/>
        <w:rPr>
          <w:del w:id="765" w:author="rocks ayush" w:date="2019-04-24T00:43:00Z"/>
        </w:rPr>
        <w:pPrChange w:id="766" w:author="rocks ayush" w:date="2019-04-24T00:46:00Z">
          <w:pPr>
            <w:pStyle w:val="ST2"/>
          </w:pPr>
        </w:pPrChange>
      </w:pPr>
    </w:p>
    <w:p w:rsidR="00735A8D" w:rsidDel="007E1FB8" w:rsidRDefault="00735A8D">
      <w:pPr>
        <w:pStyle w:val="ST2"/>
        <w:jc w:val="both"/>
        <w:rPr>
          <w:del w:id="767" w:author="rocks ayush" w:date="2019-04-24T00:43:00Z"/>
        </w:rPr>
        <w:pPrChange w:id="768" w:author="rocks ayush" w:date="2019-04-24T00:46:00Z">
          <w:pPr/>
        </w:pPrChange>
      </w:pPr>
      <w:del w:id="769" w:author="rocks ayush" w:date="2019-04-24T00:43:00Z">
        <w:r w:rsidDel="007E1FB8">
          <w:br w:type="page"/>
        </w:r>
      </w:del>
    </w:p>
    <w:p w:rsidR="00F037F6" w:rsidDel="007E1FB8" w:rsidRDefault="00735A8D">
      <w:pPr>
        <w:pStyle w:val="ST2"/>
        <w:jc w:val="both"/>
        <w:rPr>
          <w:del w:id="770" w:author="rocks ayush" w:date="2019-04-24T00:43:00Z"/>
        </w:rPr>
        <w:pPrChange w:id="771" w:author="rocks ayush" w:date="2019-04-24T00:46:00Z">
          <w:pPr>
            <w:pStyle w:val="Heading2"/>
          </w:pPr>
        </w:pPrChange>
      </w:pPr>
      <w:del w:id="772" w:author="rocks ayush" w:date="2019-04-24T00:43:00Z">
        <w:r w:rsidDel="007E1FB8">
          <w:delText>Structure of the Department Table:</w:delText>
        </w:r>
      </w:del>
    </w:p>
    <w:p w:rsidR="00735A8D" w:rsidDel="007E1FB8" w:rsidRDefault="00735A8D">
      <w:pPr>
        <w:pStyle w:val="ST2"/>
        <w:jc w:val="both"/>
        <w:rPr>
          <w:del w:id="773" w:author="rocks ayush" w:date="2019-04-24T00:43:00Z"/>
        </w:rPr>
        <w:pPrChange w:id="774" w:author="rocks ayush" w:date="2019-04-24T00:46:00Z">
          <w:pPr/>
        </w:pPrChange>
      </w:pPr>
    </w:p>
    <w:p w:rsidR="00735A8D" w:rsidDel="007E1FB8" w:rsidRDefault="00120EFD">
      <w:pPr>
        <w:pStyle w:val="ST2"/>
        <w:jc w:val="both"/>
        <w:rPr>
          <w:del w:id="775" w:author="rocks ayush" w:date="2019-04-24T00:43:00Z"/>
        </w:rPr>
        <w:pPrChange w:id="776" w:author="rocks ayush" w:date="2019-04-24T00:46:00Z">
          <w:pPr/>
        </w:pPrChange>
      </w:pPr>
      <w:del w:id="777" w:author="rocks ayush" w:date="2019-04-24T00:43:00Z">
        <w:r w:rsidDel="007E1FB8">
          <w:rPr>
            <w:noProof/>
          </w:rPr>
          <w:drawing>
            <wp:inline distT="0" distB="0" distL="0" distR="0" wp14:anchorId="3F144FBF" wp14:editId="4DF5BE98">
              <wp:extent cx="4465320" cy="18710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0629" cy="1902577"/>
                      </a:xfrm>
                      <a:prstGeom prst="rect">
                        <a:avLst/>
                      </a:prstGeom>
                    </pic:spPr>
                  </pic:pic>
                </a:graphicData>
              </a:graphic>
            </wp:inline>
          </w:drawing>
        </w:r>
      </w:del>
    </w:p>
    <w:p w:rsidR="00735A8D" w:rsidDel="007E1FB8" w:rsidRDefault="00735A8D">
      <w:pPr>
        <w:pStyle w:val="ST2"/>
        <w:jc w:val="both"/>
        <w:rPr>
          <w:del w:id="778" w:author="rocks ayush" w:date="2019-04-24T00:43:00Z"/>
        </w:rPr>
        <w:pPrChange w:id="779" w:author="rocks ayush" w:date="2019-04-24T00:46:00Z">
          <w:pPr/>
        </w:pPrChange>
      </w:pPr>
    </w:p>
    <w:p w:rsidR="00735A8D" w:rsidDel="007E1FB8" w:rsidRDefault="00735A8D">
      <w:pPr>
        <w:pStyle w:val="ST2"/>
        <w:jc w:val="both"/>
        <w:rPr>
          <w:del w:id="780" w:author="rocks ayush" w:date="2019-04-24T00:43:00Z"/>
        </w:rPr>
        <w:pPrChange w:id="781" w:author="rocks ayush" w:date="2019-04-24T00:46:00Z">
          <w:pPr>
            <w:pStyle w:val="Heading2"/>
          </w:pPr>
        </w:pPrChange>
      </w:pPr>
      <w:del w:id="782" w:author="rocks ayush" w:date="2019-04-24T00:43:00Z">
        <w:r w:rsidDel="007E1FB8">
          <w:delText>Content of Department table:</w:delText>
        </w:r>
      </w:del>
    </w:p>
    <w:p w:rsidR="00735A8D" w:rsidDel="007E1FB8" w:rsidRDefault="00735A8D">
      <w:pPr>
        <w:pStyle w:val="ST2"/>
        <w:jc w:val="both"/>
        <w:rPr>
          <w:del w:id="783" w:author="rocks ayush" w:date="2019-04-24T00:43:00Z"/>
        </w:rPr>
        <w:pPrChange w:id="784" w:author="rocks ayush" w:date="2019-04-24T00:46:00Z">
          <w:pPr>
            <w:pStyle w:val="ST2"/>
          </w:pPr>
        </w:pPrChange>
      </w:pPr>
    </w:p>
    <w:p w:rsidR="00735A8D" w:rsidDel="007E1FB8" w:rsidRDefault="00120EFD">
      <w:pPr>
        <w:pStyle w:val="ST2"/>
        <w:jc w:val="both"/>
        <w:rPr>
          <w:del w:id="785" w:author="rocks ayush" w:date="2019-04-24T00:43:00Z"/>
        </w:rPr>
        <w:pPrChange w:id="786" w:author="rocks ayush" w:date="2019-04-24T00:46:00Z">
          <w:pPr>
            <w:pStyle w:val="ST2"/>
          </w:pPr>
        </w:pPrChange>
      </w:pPr>
      <w:del w:id="787" w:author="rocks ayush" w:date="2019-04-24T00:43:00Z">
        <w:r w:rsidDel="007E1FB8">
          <w:rPr>
            <w:noProof/>
          </w:rPr>
          <w:drawing>
            <wp:inline distT="0" distB="0" distL="0" distR="0" wp14:anchorId="229A1D53" wp14:editId="6EEBF496">
              <wp:extent cx="6019686" cy="1790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9562" cy="1793638"/>
                      </a:xfrm>
                      <a:prstGeom prst="rect">
                        <a:avLst/>
                      </a:prstGeom>
                    </pic:spPr>
                  </pic:pic>
                </a:graphicData>
              </a:graphic>
            </wp:inline>
          </w:drawing>
        </w:r>
      </w:del>
    </w:p>
    <w:p w:rsidR="00120EFD" w:rsidDel="007E1FB8" w:rsidRDefault="00120EFD">
      <w:pPr>
        <w:pStyle w:val="ST2"/>
        <w:jc w:val="both"/>
        <w:rPr>
          <w:del w:id="788" w:author="rocks ayush" w:date="2019-04-24T00:43:00Z"/>
        </w:rPr>
        <w:pPrChange w:id="789" w:author="rocks ayush" w:date="2019-04-24T00:46:00Z">
          <w:pPr>
            <w:pStyle w:val="ST2"/>
          </w:pPr>
        </w:pPrChange>
      </w:pPr>
    </w:p>
    <w:p w:rsidR="00120EFD" w:rsidDel="007E1FB8" w:rsidRDefault="00120EFD">
      <w:pPr>
        <w:pStyle w:val="ST2"/>
        <w:jc w:val="both"/>
        <w:rPr>
          <w:del w:id="790" w:author="rocks ayush" w:date="2019-04-24T00:43:00Z"/>
        </w:rPr>
        <w:pPrChange w:id="791" w:author="rocks ayush" w:date="2019-04-24T00:46:00Z">
          <w:pPr>
            <w:pStyle w:val="Heading1"/>
          </w:pPr>
        </w:pPrChange>
      </w:pPr>
      <w:del w:id="792" w:author="rocks ayush" w:date="2019-04-24T00:43:00Z">
        <w:r w:rsidDel="007E1FB8">
          <w:delText>ii)Faculty</w:delText>
        </w:r>
        <w:r w:rsidR="003868B8" w:rsidDel="007E1FB8">
          <w:delText xml:space="preserve"> table</w:delText>
        </w:r>
      </w:del>
    </w:p>
    <w:p w:rsidR="00120EFD" w:rsidDel="007E1FB8" w:rsidRDefault="00120EFD">
      <w:pPr>
        <w:pStyle w:val="ST2"/>
        <w:jc w:val="both"/>
        <w:rPr>
          <w:del w:id="793" w:author="rocks ayush" w:date="2019-04-24T00:43:00Z"/>
        </w:rPr>
        <w:pPrChange w:id="794" w:author="rocks ayush" w:date="2019-04-24T00:46:00Z">
          <w:pPr>
            <w:pStyle w:val="ST2"/>
            <w:ind w:left="720"/>
          </w:pPr>
        </w:pPrChange>
      </w:pPr>
      <w:del w:id="795" w:author="rocks ayush" w:date="2019-04-24T00:43:00Z">
        <w:r w:rsidDel="007E1FB8">
          <w:delText>The table Faculty contains information about all the faculties of all the departments.</w:delText>
        </w:r>
      </w:del>
    </w:p>
    <w:p w:rsidR="00120EFD" w:rsidDel="007E1FB8" w:rsidRDefault="00120EFD">
      <w:pPr>
        <w:pStyle w:val="ST2"/>
        <w:jc w:val="both"/>
        <w:rPr>
          <w:del w:id="796" w:author="rocks ayush" w:date="2019-04-24T00:43:00Z"/>
        </w:rPr>
        <w:pPrChange w:id="797" w:author="rocks ayush" w:date="2019-04-24T00:46:00Z">
          <w:pPr/>
        </w:pPrChange>
      </w:pPr>
    </w:p>
    <w:p w:rsidR="00120EFD" w:rsidDel="007E1FB8" w:rsidRDefault="00120EFD">
      <w:pPr>
        <w:pStyle w:val="ST2"/>
        <w:jc w:val="both"/>
        <w:rPr>
          <w:del w:id="798" w:author="rocks ayush" w:date="2019-04-24T00:43:00Z"/>
        </w:rPr>
        <w:pPrChange w:id="799" w:author="rocks ayush" w:date="2019-04-24T00:46:00Z">
          <w:pPr>
            <w:pStyle w:val="Heading2"/>
          </w:pPr>
        </w:pPrChange>
      </w:pPr>
      <w:del w:id="800" w:author="rocks ayush" w:date="2019-04-24T00:43:00Z">
        <w:r w:rsidDel="007E1FB8">
          <w:delText>Structure of the Faculty Table:</w:delText>
        </w:r>
        <w:r w:rsidRPr="00120EFD" w:rsidDel="007E1FB8">
          <w:rPr>
            <w:noProof/>
          </w:rPr>
          <w:delText xml:space="preserve"> </w:delText>
        </w:r>
      </w:del>
    </w:p>
    <w:p w:rsidR="00120EFD" w:rsidDel="007E1FB8" w:rsidRDefault="00120EFD">
      <w:pPr>
        <w:pStyle w:val="ST2"/>
        <w:jc w:val="both"/>
        <w:rPr>
          <w:del w:id="801" w:author="rocks ayush" w:date="2019-04-24T00:43:00Z"/>
        </w:rPr>
        <w:pPrChange w:id="802" w:author="rocks ayush" w:date="2019-04-24T00:46:00Z">
          <w:pPr/>
        </w:pPrChange>
      </w:pPr>
    </w:p>
    <w:p w:rsidR="00120EFD" w:rsidDel="007E1FB8" w:rsidRDefault="00120EFD">
      <w:pPr>
        <w:pStyle w:val="ST2"/>
        <w:jc w:val="both"/>
        <w:rPr>
          <w:del w:id="803" w:author="rocks ayush" w:date="2019-04-24T00:43:00Z"/>
        </w:rPr>
        <w:pPrChange w:id="804" w:author="rocks ayush" w:date="2019-04-24T00:46:00Z">
          <w:pPr/>
        </w:pPrChange>
      </w:pPr>
      <w:del w:id="805" w:author="rocks ayush" w:date="2019-04-24T00:43:00Z">
        <w:r w:rsidDel="007E1FB8">
          <w:rPr>
            <w:noProof/>
          </w:rPr>
          <w:drawing>
            <wp:inline distT="0" distB="0" distL="0" distR="0" wp14:anchorId="675202A6" wp14:editId="503C86A6">
              <wp:extent cx="3683131" cy="1775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5172" cy="1805367"/>
                      </a:xfrm>
                      <a:prstGeom prst="rect">
                        <a:avLst/>
                      </a:prstGeom>
                    </pic:spPr>
                  </pic:pic>
                </a:graphicData>
              </a:graphic>
            </wp:inline>
          </w:drawing>
        </w:r>
      </w:del>
    </w:p>
    <w:p w:rsidR="00120EFD" w:rsidDel="007E1FB8" w:rsidRDefault="00120EFD">
      <w:pPr>
        <w:pStyle w:val="ST2"/>
        <w:jc w:val="both"/>
        <w:rPr>
          <w:del w:id="806" w:author="rocks ayush" w:date="2019-04-24T00:43:00Z"/>
        </w:rPr>
        <w:pPrChange w:id="807" w:author="rocks ayush" w:date="2019-04-24T00:46:00Z">
          <w:pPr>
            <w:pStyle w:val="Heading2"/>
          </w:pPr>
        </w:pPrChange>
      </w:pPr>
      <w:del w:id="808" w:author="rocks ayush" w:date="2019-04-24T00:43:00Z">
        <w:r w:rsidDel="007E1FB8">
          <w:delText>Contents of Faculty Table:</w:delText>
        </w:r>
      </w:del>
    </w:p>
    <w:p w:rsidR="003868B8" w:rsidDel="007E1FB8" w:rsidRDefault="00120EFD">
      <w:pPr>
        <w:pStyle w:val="ST2"/>
        <w:jc w:val="both"/>
        <w:rPr>
          <w:del w:id="809" w:author="rocks ayush" w:date="2019-04-24T00:43:00Z"/>
        </w:rPr>
        <w:pPrChange w:id="810" w:author="rocks ayush" w:date="2019-04-24T00:46:00Z">
          <w:pPr>
            <w:pStyle w:val="ST2"/>
          </w:pPr>
        </w:pPrChange>
      </w:pPr>
      <w:del w:id="811" w:author="rocks ayush" w:date="2019-04-24T00:43:00Z">
        <w:r w:rsidDel="007E1FB8">
          <w:tab/>
        </w:r>
        <w:r w:rsidR="003868B8" w:rsidDel="007E1FB8">
          <w:delText>Information of Physics department is shown for a demo.</w:delText>
        </w:r>
      </w:del>
    </w:p>
    <w:p w:rsidR="003868B8" w:rsidDel="007E1FB8" w:rsidRDefault="003868B8">
      <w:pPr>
        <w:pStyle w:val="ST2"/>
        <w:jc w:val="both"/>
        <w:rPr>
          <w:del w:id="812" w:author="rocks ayush" w:date="2019-04-24T00:43:00Z"/>
        </w:rPr>
        <w:pPrChange w:id="813" w:author="rocks ayush" w:date="2019-04-24T00:46:00Z">
          <w:pPr>
            <w:pStyle w:val="ST2"/>
          </w:pPr>
        </w:pPrChange>
      </w:pPr>
      <w:del w:id="814" w:author="rocks ayush" w:date="2019-04-24T00:43:00Z">
        <w:r w:rsidDel="007E1FB8">
          <w:rPr>
            <w:noProof/>
          </w:rPr>
          <w:drawing>
            <wp:inline distT="0" distB="0" distL="0" distR="0" wp14:anchorId="438DBFC2" wp14:editId="73DEE419">
              <wp:extent cx="4960620" cy="247261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4757" cy="2504585"/>
                      </a:xfrm>
                      <a:prstGeom prst="rect">
                        <a:avLst/>
                      </a:prstGeom>
                    </pic:spPr>
                  </pic:pic>
                </a:graphicData>
              </a:graphic>
            </wp:inline>
          </w:drawing>
        </w:r>
      </w:del>
    </w:p>
    <w:p w:rsidR="003868B8" w:rsidDel="007E1FB8" w:rsidRDefault="003868B8">
      <w:pPr>
        <w:pStyle w:val="ST2"/>
        <w:jc w:val="both"/>
        <w:rPr>
          <w:del w:id="815" w:author="rocks ayush" w:date="2019-04-24T00:43:00Z"/>
        </w:rPr>
        <w:pPrChange w:id="816" w:author="rocks ayush" w:date="2019-04-24T00:46:00Z">
          <w:pPr>
            <w:pStyle w:val="ST2"/>
          </w:pPr>
        </w:pPrChange>
      </w:pPr>
    </w:p>
    <w:p w:rsidR="003868B8" w:rsidDel="007E1FB8" w:rsidRDefault="003868B8">
      <w:pPr>
        <w:pStyle w:val="ST2"/>
        <w:jc w:val="both"/>
        <w:rPr>
          <w:del w:id="817" w:author="rocks ayush" w:date="2019-04-24T00:43:00Z"/>
        </w:rPr>
        <w:pPrChange w:id="818" w:author="rocks ayush" w:date="2019-04-24T00:46:00Z">
          <w:pPr>
            <w:pStyle w:val="ST2"/>
          </w:pPr>
        </w:pPrChange>
      </w:pPr>
    </w:p>
    <w:p w:rsidR="003868B8" w:rsidDel="007E1FB8" w:rsidRDefault="003868B8">
      <w:pPr>
        <w:pStyle w:val="ST2"/>
        <w:jc w:val="both"/>
        <w:rPr>
          <w:del w:id="819" w:author="rocks ayush" w:date="2019-04-24T00:43:00Z"/>
        </w:rPr>
        <w:pPrChange w:id="820" w:author="rocks ayush" w:date="2019-04-24T00:46:00Z">
          <w:pPr>
            <w:pStyle w:val="Heading1"/>
          </w:pPr>
        </w:pPrChange>
      </w:pPr>
      <w:del w:id="821" w:author="rocks ayush" w:date="2019-04-24T00:43:00Z">
        <w:r w:rsidDel="007E1FB8">
          <w:delText>iii)subjects table:</w:delText>
        </w:r>
      </w:del>
    </w:p>
    <w:p w:rsidR="003868B8" w:rsidDel="007E1FB8" w:rsidRDefault="003868B8">
      <w:pPr>
        <w:pStyle w:val="ST2"/>
        <w:jc w:val="both"/>
        <w:rPr>
          <w:del w:id="822" w:author="rocks ayush" w:date="2019-04-24T00:43:00Z"/>
        </w:rPr>
        <w:pPrChange w:id="823" w:author="rocks ayush" w:date="2019-04-24T00:46:00Z">
          <w:pPr>
            <w:pStyle w:val="ST2"/>
            <w:ind w:left="720"/>
          </w:pPr>
        </w:pPrChange>
      </w:pPr>
      <w:del w:id="824" w:author="rocks ayush" w:date="2019-04-24T00:43:00Z">
        <w:r w:rsidDel="007E1FB8">
          <w:delText>Subjects table contains information about all subjects of each and every branch of the collage.</w:delText>
        </w:r>
      </w:del>
    </w:p>
    <w:p w:rsidR="003868B8" w:rsidDel="007E1FB8" w:rsidRDefault="003868B8">
      <w:pPr>
        <w:pStyle w:val="ST2"/>
        <w:jc w:val="both"/>
        <w:rPr>
          <w:del w:id="825" w:author="rocks ayush" w:date="2019-04-24T00:43:00Z"/>
        </w:rPr>
        <w:pPrChange w:id="826" w:author="rocks ayush" w:date="2019-04-24T00:46:00Z">
          <w:pPr>
            <w:pStyle w:val="ST2"/>
          </w:pPr>
        </w:pPrChange>
      </w:pPr>
    </w:p>
    <w:p w:rsidR="003868B8" w:rsidDel="007E1FB8" w:rsidRDefault="003868B8">
      <w:pPr>
        <w:pStyle w:val="ST2"/>
        <w:jc w:val="both"/>
        <w:rPr>
          <w:del w:id="827" w:author="rocks ayush" w:date="2019-04-24T00:43:00Z"/>
        </w:rPr>
        <w:pPrChange w:id="828" w:author="rocks ayush" w:date="2019-04-24T00:46:00Z">
          <w:pPr>
            <w:pStyle w:val="Heading1"/>
          </w:pPr>
        </w:pPrChange>
      </w:pPr>
      <w:del w:id="829" w:author="rocks ayush" w:date="2019-04-24T00:43:00Z">
        <w:r w:rsidDel="007E1FB8">
          <w:delText>Structure of the Subjects Table:</w:delText>
        </w:r>
      </w:del>
    </w:p>
    <w:p w:rsidR="003868B8" w:rsidDel="007E1FB8" w:rsidRDefault="003868B8">
      <w:pPr>
        <w:pStyle w:val="ST2"/>
        <w:jc w:val="both"/>
        <w:rPr>
          <w:del w:id="830" w:author="rocks ayush" w:date="2019-04-24T00:43:00Z"/>
        </w:rPr>
        <w:pPrChange w:id="831" w:author="rocks ayush" w:date="2019-04-24T00:46:00Z">
          <w:pPr>
            <w:pStyle w:val="Heading1"/>
          </w:pPr>
        </w:pPrChange>
      </w:pPr>
    </w:p>
    <w:p w:rsidR="003868B8" w:rsidDel="007E1FB8" w:rsidRDefault="003868B8">
      <w:pPr>
        <w:pStyle w:val="ST2"/>
        <w:jc w:val="both"/>
        <w:rPr>
          <w:del w:id="832" w:author="rocks ayush" w:date="2019-04-24T00:43:00Z"/>
        </w:rPr>
        <w:pPrChange w:id="833" w:author="rocks ayush" w:date="2019-04-24T00:46:00Z">
          <w:pPr>
            <w:pStyle w:val="Heading1"/>
          </w:pPr>
        </w:pPrChange>
      </w:pPr>
      <w:del w:id="834" w:author="rocks ayush" w:date="2019-04-24T00:43:00Z">
        <w:r w:rsidDel="007E1FB8">
          <w:rPr>
            <w:noProof/>
          </w:rPr>
          <w:drawing>
            <wp:inline distT="0" distB="0" distL="0" distR="0" wp14:anchorId="294D027E" wp14:editId="0C56F072">
              <wp:extent cx="4312920" cy="209529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598" cy="2118460"/>
                      </a:xfrm>
                      <a:prstGeom prst="rect">
                        <a:avLst/>
                      </a:prstGeom>
                    </pic:spPr>
                  </pic:pic>
                </a:graphicData>
              </a:graphic>
            </wp:inline>
          </w:drawing>
        </w:r>
      </w:del>
    </w:p>
    <w:p w:rsidR="003868B8" w:rsidDel="007E1FB8" w:rsidRDefault="003868B8">
      <w:pPr>
        <w:pStyle w:val="ST2"/>
        <w:jc w:val="both"/>
        <w:rPr>
          <w:del w:id="835" w:author="rocks ayush" w:date="2019-04-24T00:43:00Z"/>
        </w:rPr>
        <w:pPrChange w:id="836" w:author="rocks ayush" w:date="2019-04-24T00:46:00Z">
          <w:pPr>
            <w:pStyle w:val="Heading1"/>
          </w:pPr>
        </w:pPrChange>
      </w:pPr>
      <w:del w:id="837" w:author="rocks ayush" w:date="2019-04-24T00:43:00Z">
        <w:r w:rsidDel="007E1FB8">
          <w:delText>iv)Feedbacks Table:</w:delText>
        </w:r>
      </w:del>
    </w:p>
    <w:p w:rsidR="00120EFD" w:rsidDel="007E1FB8" w:rsidRDefault="003868B8">
      <w:pPr>
        <w:pStyle w:val="ST2"/>
        <w:jc w:val="both"/>
        <w:rPr>
          <w:del w:id="838" w:author="rocks ayush" w:date="2019-04-24T00:43:00Z"/>
        </w:rPr>
        <w:pPrChange w:id="839" w:author="rocks ayush" w:date="2019-04-24T00:46:00Z">
          <w:pPr>
            <w:pStyle w:val="ST2"/>
            <w:ind w:left="720"/>
          </w:pPr>
        </w:pPrChange>
      </w:pPr>
      <w:del w:id="840" w:author="rocks ayush" w:date="2019-04-24T00:43:00Z">
        <w:r w:rsidDel="007E1FB8">
          <w:delText xml:space="preserve">feedback table contains feedback of all teachers for each and every subjects </w:delText>
        </w:r>
        <w:r w:rsidR="007F21D5" w:rsidDel="007E1FB8">
          <w:delText>that he/she teaches.</w:delText>
        </w:r>
      </w:del>
    </w:p>
    <w:p w:rsidR="007F21D5" w:rsidDel="007E1FB8" w:rsidRDefault="007F21D5">
      <w:pPr>
        <w:pStyle w:val="ST2"/>
        <w:jc w:val="both"/>
        <w:rPr>
          <w:del w:id="841" w:author="rocks ayush" w:date="2019-04-24T00:43:00Z"/>
        </w:rPr>
        <w:pPrChange w:id="842" w:author="rocks ayush" w:date="2019-04-24T00:46:00Z">
          <w:pPr>
            <w:pStyle w:val="ST2"/>
            <w:ind w:left="720"/>
          </w:pPr>
        </w:pPrChange>
      </w:pPr>
    </w:p>
    <w:p w:rsidR="007F21D5" w:rsidDel="007E1FB8" w:rsidRDefault="007F21D5">
      <w:pPr>
        <w:pStyle w:val="ST2"/>
        <w:jc w:val="both"/>
        <w:rPr>
          <w:del w:id="843" w:author="rocks ayush" w:date="2019-04-24T00:43:00Z"/>
        </w:rPr>
        <w:pPrChange w:id="844" w:author="rocks ayush" w:date="2019-04-24T00:46:00Z">
          <w:pPr>
            <w:pStyle w:val="Heading2"/>
          </w:pPr>
        </w:pPrChange>
      </w:pPr>
      <w:del w:id="845" w:author="rocks ayush" w:date="2019-04-24T00:43:00Z">
        <w:r w:rsidDel="007E1FB8">
          <w:delText>Structure of Feedback</w:delText>
        </w:r>
        <w:r w:rsidR="00826A06" w:rsidDel="007E1FB8">
          <w:delText>s</w:delText>
        </w:r>
        <w:r w:rsidDel="007E1FB8">
          <w:delText xml:space="preserve"> Table:</w:delText>
        </w:r>
      </w:del>
    </w:p>
    <w:p w:rsidR="007F21D5" w:rsidRPr="007F21D5" w:rsidDel="007E1FB8" w:rsidRDefault="007F21D5">
      <w:pPr>
        <w:pStyle w:val="ST2"/>
        <w:jc w:val="both"/>
        <w:rPr>
          <w:del w:id="846" w:author="rocks ayush" w:date="2019-04-24T00:43:00Z"/>
        </w:rPr>
        <w:pPrChange w:id="847" w:author="rocks ayush" w:date="2019-04-24T00:46:00Z">
          <w:pPr/>
        </w:pPrChange>
      </w:pPr>
      <w:del w:id="848" w:author="rocks ayush" w:date="2019-04-24T00:43:00Z">
        <w:r w:rsidDel="007E1FB8">
          <w:rPr>
            <w:noProof/>
          </w:rPr>
          <w:drawing>
            <wp:inline distT="0" distB="0" distL="0" distR="0" wp14:anchorId="048ADC7D" wp14:editId="61072707">
              <wp:extent cx="4450080" cy="2301952"/>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6762" cy="2310581"/>
                      </a:xfrm>
                      <a:prstGeom prst="rect">
                        <a:avLst/>
                      </a:prstGeom>
                    </pic:spPr>
                  </pic:pic>
                </a:graphicData>
              </a:graphic>
            </wp:inline>
          </w:drawing>
        </w:r>
      </w:del>
    </w:p>
    <w:p w:rsidR="00120EFD" w:rsidDel="007E1FB8" w:rsidRDefault="000646C2">
      <w:pPr>
        <w:pStyle w:val="ST2"/>
        <w:jc w:val="both"/>
        <w:rPr>
          <w:del w:id="849" w:author="rocks ayush" w:date="2019-04-24T00:43:00Z"/>
        </w:rPr>
        <w:pPrChange w:id="850" w:author="rocks ayush" w:date="2019-04-24T00:46:00Z">
          <w:pPr>
            <w:pStyle w:val="Heading1"/>
          </w:pPr>
        </w:pPrChange>
      </w:pPr>
      <w:del w:id="851" w:author="rocks ayush" w:date="2019-04-24T00:43:00Z">
        <w:r w:rsidDel="007E1FB8">
          <w:delText>Views in Database uiet:</w:delText>
        </w:r>
      </w:del>
    </w:p>
    <w:p w:rsidR="000646C2" w:rsidDel="007E1FB8" w:rsidRDefault="000646C2">
      <w:pPr>
        <w:pStyle w:val="ST2"/>
        <w:jc w:val="both"/>
        <w:rPr>
          <w:del w:id="852" w:author="rocks ayush" w:date="2019-04-24T00:43:00Z"/>
        </w:rPr>
        <w:pPrChange w:id="853" w:author="rocks ayush" w:date="2019-04-24T00:46:00Z">
          <w:pPr>
            <w:pStyle w:val="ST2"/>
            <w:numPr>
              <w:numId w:val="20"/>
            </w:numPr>
            <w:ind w:left="1080" w:hanging="720"/>
          </w:pPr>
        </w:pPrChange>
      </w:pPr>
      <w:del w:id="854" w:author="rocks ayush" w:date="2019-04-24T00:43:00Z">
        <w:r w:rsidDel="007E1FB8">
          <w:delText>view_department</w:delText>
        </w:r>
      </w:del>
    </w:p>
    <w:p w:rsidR="000646C2" w:rsidDel="007E1FB8" w:rsidRDefault="000646C2">
      <w:pPr>
        <w:pStyle w:val="ST2"/>
        <w:jc w:val="both"/>
        <w:rPr>
          <w:del w:id="855" w:author="rocks ayush" w:date="2019-04-24T00:43:00Z"/>
        </w:rPr>
        <w:pPrChange w:id="856" w:author="rocks ayush" w:date="2019-04-24T00:46:00Z">
          <w:pPr>
            <w:pStyle w:val="ST2"/>
            <w:numPr>
              <w:numId w:val="20"/>
            </w:numPr>
            <w:ind w:left="1080" w:hanging="720"/>
          </w:pPr>
        </w:pPrChange>
      </w:pPr>
      <w:del w:id="857" w:author="rocks ayush" w:date="2019-04-24T00:43:00Z">
        <w:r w:rsidDel="007E1FB8">
          <w:delText>facdep</w:delText>
        </w:r>
      </w:del>
    </w:p>
    <w:p w:rsidR="000646C2" w:rsidDel="007E1FB8" w:rsidRDefault="000646C2">
      <w:pPr>
        <w:pStyle w:val="ST2"/>
        <w:jc w:val="both"/>
        <w:rPr>
          <w:del w:id="858" w:author="rocks ayush" w:date="2019-04-24T00:43:00Z"/>
        </w:rPr>
        <w:pPrChange w:id="859" w:author="rocks ayush" w:date="2019-04-24T00:46:00Z">
          <w:pPr>
            <w:pStyle w:val="ST2"/>
            <w:numPr>
              <w:numId w:val="20"/>
            </w:numPr>
            <w:ind w:left="1080" w:hanging="720"/>
          </w:pPr>
        </w:pPrChange>
      </w:pPr>
      <w:del w:id="860" w:author="rocks ayush" w:date="2019-04-24T00:43:00Z">
        <w:r w:rsidDel="007E1FB8">
          <w:delText>fb_view</w:delText>
        </w:r>
      </w:del>
    </w:p>
    <w:p w:rsidR="000646C2" w:rsidDel="007E1FB8" w:rsidRDefault="000646C2">
      <w:pPr>
        <w:pStyle w:val="ST2"/>
        <w:jc w:val="both"/>
        <w:rPr>
          <w:del w:id="861" w:author="rocks ayush" w:date="2019-04-24T00:43:00Z"/>
        </w:rPr>
        <w:pPrChange w:id="862" w:author="rocks ayush" w:date="2019-04-24T00:46:00Z">
          <w:pPr>
            <w:pStyle w:val="ST2"/>
            <w:numPr>
              <w:numId w:val="20"/>
            </w:numPr>
            <w:ind w:left="1080" w:hanging="720"/>
          </w:pPr>
        </w:pPrChange>
      </w:pPr>
      <w:del w:id="863" w:author="rocks ayush" w:date="2019-04-24T00:43:00Z">
        <w:r w:rsidDel="007E1FB8">
          <w:delText>view_feedback2</w:delText>
        </w:r>
      </w:del>
    </w:p>
    <w:p w:rsidR="000646C2" w:rsidDel="007E1FB8" w:rsidRDefault="000646C2">
      <w:pPr>
        <w:pStyle w:val="ST2"/>
        <w:jc w:val="both"/>
        <w:rPr>
          <w:del w:id="864" w:author="rocks ayush" w:date="2019-04-24T00:43:00Z"/>
        </w:rPr>
        <w:pPrChange w:id="865" w:author="rocks ayush" w:date="2019-04-24T00:46:00Z">
          <w:pPr>
            <w:pStyle w:val="ST2"/>
            <w:ind w:left="360"/>
          </w:pPr>
        </w:pPrChange>
      </w:pPr>
    </w:p>
    <w:p w:rsidR="008E1EF1" w:rsidRPr="0012464C" w:rsidDel="007E1FB8" w:rsidRDefault="000646C2">
      <w:pPr>
        <w:pStyle w:val="ST2"/>
        <w:jc w:val="both"/>
        <w:rPr>
          <w:del w:id="866" w:author="rocks ayush" w:date="2019-04-24T00:43:00Z"/>
        </w:rPr>
        <w:pPrChange w:id="867" w:author="rocks ayush" w:date="2019-04-24T00:46:00Z">
          <w:pPr>
            <w:pStyle w:val="Heading2"/>
          </w:pPr>
        </w:pPrChange>
      </w:pPr>
      <w:del w:id="868" w:author="rocks ayush" w:date="2019-04-24T00:43:00Z">
        <w:r w:rsidDel="007E1FB8">
          <w:delText xml:space="preserve">i)view_department: </w:delText>
        </w:r>
        <w:r w:rsidR="008E1EF1" w:rsidDel="007E1FB8">
          <w:rPr>
            <w:rStyle w:val="ST2Char"/>
          </w:rPr>
          <w:delText xml:space="preserve">Contains information of departments along with the infrmation </w:delText>
        </w:r>
        <w:r w:rsidR="008E1EF1" w:rsidDel="007E1FB8">
          <w:rPr>
            <w:rStyle w:val="ST2Char"/>
          </w:rPr>
          <w:tab/>
        </w:r>
        <w:r w:rsidR="008E1EF1" w:rsidDel="007E1FB8">
          <w:rPr>
            <w:rStyle w:val="ST2Char"/>
          </w:rPr>
          <w:tab/>
        </w:r>
        <w:r w:rsidR="008E1EF1" w:rsidDel="007E1FB8">
          <w:rPr>
            <w:rStyle w:val="ST2Char"/>
          </w:rPr>
          <w:tab/>
          <w:delText>of HOD of that department.</w:delText>
        </w:r>
      </w:del>
    </w:p>
    <w:p w:rsidR="008E1EF1" w:rsidDel="007E1FB8" w:rsidRDefault="008E1EF1">
      <w:pPr>
        <w:pStyle w:val="ST2"/>
        <w:jc w:val="both"/>
        <w:rPr>
          <w:del w:id="869" w:author="rocks ayush" w:date="2019-04-24T00:43:00Z"/>
          <w:rStyle w:val="rocksChar"/>
          <w:rFonts w:cstheme="minorBidi"/>
          <w:sz w:val="22"/>
          <w:szCs w:val="22"/>
        </w:rPr>
        <w:pPrChange w:id="870" w:author="rocks ayush" w:date="2019-04-24T00:46:00Z">
          <w:pPr>
            <w:pStyle w:val="Heading2"/>
          </w:pPr>
        </w:pPrChange>
      </w:pPr>
      <w:del w:id="871" w:author="rocks ayush" w:date="2019-04-24T00:43:00Z">
        <w:r w:rsidDel="007E1FB8">
          <w:delText xml:space="preserve">DDL: </w:delText>
        </w:r>
        <w:r w:rsidRPr="008E1EF1" w:rsidDel="007E1FB8">
          <w:rPr>
            <w:rStyle w:val="rocksChar"/>
          </w:rPr>
          <w:delText>create view view_department as</w:delText>
        </w:r>
      </w:del>
    </w:p>
    <w:p w:rsidR="00DB3A46" w:rsidDel="007E1FB8" w:rsidRDefault="008E1EF1">
      <w:pPr>
        <w:pStyle w:val="ST2"/>
        <w:jc w:val="both"/>
        <w:rPr>
          <w:del w:id="872" w:author="rocks ayush" w:date="2019-04-24T00:43:00Z"/>
        </w:rPr>
        <w:pPrChange w:id="873" w:author="rocks ayush" w:date="2019-04-24T00:46:00Z">
          <w:pPr>
            <w:pStyle w:val="rocks"/>
            <w:ind w:left="720"/>
            <w:jc w:val="both"/>
          </w:pPr>
        </w:pPrChange>
      </w:pPr>
      <w:del w:id="874" w:author="rocks ayush" w:date="2019-04-24T00:43:00Z">
        <w:r w:rsidRPr="00DB3A46" w:rsidDel="007E1FB8">
          <w:rPr>
            <w:sz w:val="28"/>
            <w:szCs w:val="28"/>
          </w:rPr>
          <w:delText>select</w:delText>
        </w:r>
        <w:r w:rsidRPr="008E1EF1" w:rsidDel="007E1FB8">
          <w:delText xml:space="preserve"> </w:delText>
        </w:r>
        <w:r w:rsidR="0012464C" w:rsidDel="007E1FB8">
          <w:delText xml:space="preserve">d.dep_id as dep_id, d.dep_name as dep_name, d.dep_building as dep_building f.f_name as f_name, f.f_id as f_id </w:delText>
        </w:r>
        <w:r w:rsidRPr="00DB3A46" w:rsidDel="007E1FB8">
          <w:rPr>
            <w:sz w:val="28"/>
            <w:szCs w:val="28"/>
          </w:rPr>
          <w:delText>from</w:delText>
        </w:r>
        <w:r w:rsidDel="007E1FB8">
          <w:delText xml:space="preserve"> </w:delText>
        </w:r>
        <w:r w:rsidR="0012464C" w:rsidDel="007E1FB8">
          <w:delText>department as d left join faculty</w:delText>
        </w:r>
        <w:r w:rsidR="00DB3A46" w:rsidDel="007E1FB8">
          <w:delText xml:space="preserve"> as f </w:delText>
        </w:r>
        <w:r w:rsidRPr="008E1EF1" w:rsidDel="007E1FB8">
          <w:delText>on</w:delText>
        </w:r>
        <w:r w:rsidR="0012464C" w:rsidDel="007E1FB8">
          <w:delText xml:space="preserve"> d.dep_hod = f</w:delText>
        </w:r>
        <w:r w:rsidR="00DB3A46" w:rsidDel="007E1FB8">
          <w:delText>.F_id;</w:delText>
        </w:r>
      </w:del>
    </w:p>
    <w:p w:rsidR="0012464C" w:rsidDel="007E1FB8" w:rsidRDefault="0012464C">
      <w:pPr>
        <w:pStyle w:val="ST2"/>
        <w:jc w:val="both"/>
        <w:rPr>
          <w:del w:id="875" w:author="rocks ayush" w:date="2019-04-24T00:43:00Z"/>
        </w:rPr>
        <w:pPrChange w:id="876" w:author="rocks ayush" w:date="2019-04-24T00:46:00Z">
          <w:pPr>
            <w:pStyle w:val="Heading2"/>
          </w:pPr>
        </w:pPrChange>
      </w:pPr>
    </w:p>
    <w:p w:rsidR="00DB3A46" w:rsidDel="007E1FB8" w:rsidRDefault="00DB3A46">
      <w:pPr>
        <w:pStyle w:val="ST2"/>
        <w:jc w:val="both"/>
        <w:rPr>
          <w:del w:id="877" w:author="rocks ayush" w:date="2019-04-24T00:43:00Z"/>
        </w:rPr>
        <w:pPrChange w:id="878" w:author="rocks ayush" w:date="2019-04-24T00:46:00Z">
          <w:pPr>
            <w:pStyle w:val="Heading2"/>
          </w:pPr>
        </w:pPrChange>
      </w:pPr>
      <w:del w:id="879" w:author="rocks ayush" w:date="2019-04-24T00:43:00Z">
        <w:r w:rsidDel="007E1FB8">
          <w:delText>Structure of view_department:</w:delText>
        </w:r>
      </w:del>
    </w:p>
    <w:p w:rsidR="00DB3A46" w:rsidDel="007E1FB8" w:rsidRDefault="00DB3A46">
      <w:pPr>
        <w:pStyle w:val="ST2"/>
        <w:jc w:val="both"/>
        <w:rPr>
          <w:del w:id="880" w:author="rocks ayush" w:date="2019-04-24T00:43:00Z"/>
        </w:rPr>
        <w:pPrChange w:id="881" w:author="rocks ayush" w:date="2019-04-24T00:46:00Z">
          <w:pPr/>
        </w:pPrChange>
      </w:pPr>
      <w:del w:id="882" w:author="rocks ayush" w:date="2019-04-24T00:43:00Z">
        <w:r w:rsidDel="007E1FB8">
          <w:rPr>
            <w:noProof/>
          </w:rPr>
          <w:drawing>
            <wp:inline distT="0" distB="0" distL="0" distR="0" wp14:anchorId="6F37D0BF" wp14:editId="4B502613">
              <wp:extent cx="4579412" cy="240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029" cy="2506572"/>
                      </a:xfrm>
                      <a:prstGeom prst="rect">
                        <a:avLst/>
                      </a:prstGeom>
                    </pic:spPr>
                  </pic:pic>
                </a:graphicData>
              </a:graphic>
            </wp:inline>
          </w:drawing>
        </w:r>
      </w:del>
    </w:p>
    <w:p w:rsidR="00DB3A46" w:rsidDel="007E1FB8" w:rsidRDefault="00DB3A46">
      <w:pPr>
        <w:pStyle w:val="ST2"/>
        <w:jc w:val="both"/>
        <w:rPr>
          <w:del w:id="883" w:author="rocks ayush" w:date="2019-04-24T00:43:00Z"/>
          <w:rStyle w:val="ST2Char"/>
        </w:rPr>
        <w:pPrChange w:id="884" w:author="rocks ayush" w:date="2019-04-24T00:46:00Z">
          <w:pPr>
            <w:pStyle w:val="Heading2"/>
          </w:pPr>
        </w:pPrChange>
      </w:pPr>
      <w:del w:id="885" w:author="rocks ayush" w:date="2019-04-24T00:43:00Z">
        <w:r w:rsidDel="007E1FB8">
          <w:delText xml:space="preserve">i)facdep: </w:delText>
        </w:r>
        <w:r w:rsidDel="007E1FB8">
          <w:rPr>
            <w:rStyle w:val="ST2Char"/>
          </w:rPr>
          <w:delText xml:space="preserve">Contains information of </w:delText>
        </w:r>
        <w:r w:rsidR="00C20AEA" w:rsidDel="007E1FB8">
          <w:rPr>
            <w:rStyle w:val="ST2Char"/>
          </w:rPr>
          <w:delText>faculties with their department.</w:delText>
        </w:r>
      </w:del>
    </w:p>
    <w:p w:rsidR="00DB3A46" w:rsidDel="007E1FB8" w:rsidRDefault="00DB3A46">
      <w:pPr>
        <w:pStyle w:val="ST2"/>
        <w:jc w:val="both"/>
        <w:rPr>
          <w:del w:id="886" w:author="rocks ayush" w:date="2019-04-24T00:43:00Z"/>
        </w:rPr>
        <w:pPrChange w:id="887" w:author="rocks ayush" w:date="2019-04-24T00:46:00Z">
          <w:pPr/>
        </w:pPrChange>
      </w:pPr>
    </w:p>
    <w:p w:rsidR="00DB3A46" w:rsidDel="007E1FB8" w:rsidRDefault="00DB3A46">
      <w:pPr>
        <w:pStyle w:val="ST2"/>
        <w:jc w:val="both"/>
        <w:rPr>
          <w:del w:id="888" w:author="rocks ayush" w:date="2019-04-24T00:43:00Z"/>
          <w:rStyle w:val="rocksChar"/>
          <w:rFonts w:cstheme="minorBidi"/>
          <w:sz w:val="22"/>
          <w:szCs w:val="22"/>
        </w:rPr>
        <w:pPrChange w:id="889" w:author="rocks ayush" w:date="2019-04-24T00:46:00Z">
          <w:pPr>
            <w:pStyle w:val="Heading2"/>
          </w:pPr>
        </w:pPrChange>
      </w:pPr>
      <w:del w:id="890" w:author="rocks ayush" w:date="2019-04-24T00:43:00Z">
        <w:r w:rsidDel="007E1FB8">
          <w:delText xml:space="preserve">DDL: </w:delText>
        </w:r>
        <w:r w:rsidRPr="008E1EF1" w:rsidDel="007E1FB8">
          <w:rPr>
            <w:rStyle w:val="rocksChar"/>
          </w:rPr>
          <w:delText xml:space="preserve">create view </w:delText>
        </w:r>
        <w:r w:rsidR="00C20AEA" w:rsidDel="007E1FB8">
          <w:rPr>
            <w:rStyle w:val="rocksChar"/>
          </w:rPr>
          <w:delText>facdep</w:delText>
        </w:r>
        <w:r w:rsidRPr="008E1EF1" w:rsidDel="007E1FB8">
          <w:rPr>
            <w:rStyle w:val="rocksChar"/>
          </w:rPr>
          <w:delText xml:space="preserve"> as</w:delText>
        </w:r>
      </w:del>
    </w:p>
    <w:p w:rsidR="00DB3A46" w:rsidDel="007E1FB8" w:rsidRDefault="00DB3A46">
      <w:pPr>
        <w:pStyle w:val="ST2"/>
        <w:jc w:val="both"/>
        <w:rPr>
          <w:del w:id="891" w:author="rocks ayush" w:date="2019-04-24T00:43:00Z"/>
        </w:rPr>
        <w:pPrChange w:id="892" w:author="rocks ayush" w:date="2019-04-24T00:46:00Z">
          <w:pPr>
            <w:pStyle w:val="rocks"/>
            <w:ind w:left="720"/>
            <w:jc w:val="both"/>
          </w:pPr>
        </w:pPrChange>
      </w:pPr>
      <w:del w:id="893" w:author="rocks ayush" w:date="2019-04-24T00:43:00Z">
        <w:r w:rsidRPr="00DB3A46" w:rsidDel="007E1FB8">
          <w:rPr>
            <w:sz w:val="28"/>
            <w:szCs w:val="28"/>
          </w:rPr>
          <w:delText>select</w:delText>
        </w:r>
        <w:r w:rsidRPr="008E1EF1" w:rsidDel="007E1FB8">
          <w:delText xml:space="preserve"> f</w:delText>
        </w:r>
        <w:r w:rsidR="00C20AEA" w:rsidDel="007E1FB8">
          <w:delText>aculty</w:delText>
        </w:r>
        <w:r w:rsidRPr="008E1EF1" w:rsidDel="007E1FB8">
          <w:delText>.F_id AS f_id, f</w:delText>
        </w:r>
        <w:r w:rsidR="00C20AEA" w:rsidDel="007E1FB8">
          <w:delText>aculty</w:delText>
        </w:r>
        <w:r w:rsidRPr="008E1EF1" w:rsidDel="007E1FB8">
          <w:delText>.F_NAME AS f_name,f</w:delText>
        </w:r>
        <w:r w:rsidR="00C20AEA" w:rsidDel="007E1FB8">
          <w:delText>aculty</w:delText>
        </w:r>
        <w:r w:rsidRPr="008E1EF1" w:rsidDel="007E1FB8">
          <w:delText>.gender AS gender, f</w:delText>
        </w:r>
        <w:r w:rsidR="00C20AEA" w:rsidDel="007E1FB8">
          <w:delText>aculty</w:delText>
        </w:r>
        <w:r w:rsidRPr="008E1EF1" w:rsidDel="007E1FB8">
          <w:delText xml:space="preserve">.dep_id AS dep_id, </w:delText>
        </w:r>
        <w:r w:rsidR="00C20AEA" w:rsidDel="007E1FB8">
          <w:delText>department.dep_name as dep_name</w:delText>
        </w:r>
        <w:r w:rsidDel="007E1FB8">
          <w:delText xml:space="preserve"> </w:delText>
        </w:r>
        <w:r w:rsidRPr="00DB3A46" w:rsidDel="007E1FB8">
          <w:rPr>
            <w:sz w:val="28"/>
            <w:szCs w:val="28"/>
          </w:rPr>
          <w:delText>from</w:delText>
        </w:r>
        <w:r w:rsidDel="007E1FB8">
          <w:delText xml:space="preserve"> </w:delText>
        </w:r>
        <w:r w:rsidR="00C20AEA" w:rsidDel="007E1FB8">
          <w:delText xml:space="preserve">faculty </w:delText>
        </w:r>
        <w:r w:rsidR="00C20AEA" w:rsidRPr="00C20AEA" w:rsidDel="007E1FB8">
          <w:rPr>
            <w:sz w:val="28"/>
            <w:szCs w:val="28"/>
          </w:rPr>
          <w:delText>natural join</w:delText>
        </w:r>
        <w:r w:rsidR="00C20AEA" w:rsidDel="007E1FB8">
          <w:delText xml:space="preserve"> department;</w:delText>
        </w:r>
      </w:del>
    </w:p>
    <w:p w:rsidR="00C20AEA" w:rsidDel="007E1FB8" w:rsidRDefault="00C20AEA">
      <w:pPr>
        <w:pStyle w:val="ST2"/>
        <w:jc w:val="both"/>
        <w:rPr>
          <w:del w:id="894" w:author="rocks ayush" w:date="2019-04-24T00:43:00Z"/>
        </w:rPr>
        <w:pPrChange w:id="895" w:author="rocks ayush" w:date="2019-04-24T00:46:00Z">
          <w:pPr>
            <w:pStyle w:val="Heading2"/>
          </w:pPr>
        </w:pPrChange>
      </w:pPr>
    </w:p>
    <w:p w:rsidR="00C20AEA" w:rsidRPr="00C20AEA" w:rsidDel="007E1FB8" w:rsidRDefault="00DB3A46">
      <w:pPr>
        <w:pStyle w:val="ST2"/>
        <w:jc w:val="both"/>
        <w:rPr>
          <w:del w:id="896" w:author="rocks ayush" w:date="2019-04-24T00:43:00Z"/>
        </w:rPr>
        <w:pPrChange w:id="897" w:author="rocks ayush" w:date="2019-04-24T00:46:00Z">
          <w:pPr>
            <w:pStyle w:val="Heading2"/>
          </w:pPr>
        </w:pPrChange>
      </w:pPr>
      <w:del w:id="898" w:author="rocks ayush" w:date="2019-04-24T00:43:00Z">
        <w:r w:rsidDel="007E1FB8">
          <w:delText xml:space="preserve">Structure of </w:delText>
        </w:r>
        <w:r w:rsidR="0012464C" w:rsidDel="007E1FB8">
          <w:delText>facdep</w:delText>
        </w:r>
        <w:r w:rsidDel="007E1FB8">
          <w:delText>:</w:delText>
        </w:r>
      </w:del>
    </w:p>
    <w:p w:rsidR="00C20AEA" w:rsidDel="007E1FB8" w:rsidRDefault="00C20AEA">
      <w:pPr>
        <w:pStyle w:val="ST2"/>
        <w:jc w:val="both"/>
        <w:rPr>
          <w:del w:id="899" w:author="rocks ayush" w:date="2019-04-24T00:43:00Z"/>
        </w:rPr>
        <w:pPrChange w:id="900" w:author="rocks ayush" w:date="2019-04-24T00:46:00Z">
          <w:pPr/>
        </w:pPrChange>
      </w:pPr>
      <w:del w:id="901" w:author="rocks ayush" w:date="2019-04-24T00:43:00Z">
        <w:r w:rsidDel="007E1FB8">
          <w:tab/>
        </w:r>
        <w:r w:rsidDel="007E1FB8">
          <w:rPr>
            <w:noProof/>
          </w:rPr>
          <w:drawing>
            <wp:inline distT="0" distB="0" distL="0" distR="0" wp14:anchorId="7E55E41E" wp14:editId="5BFCE933">
              <wp:extent cx="4464000" cy="2301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7595" cy="2323714"/>
                      </a:xfrm>
                      <a:prstGeom prst="rect">
                        <a:avLst/>
                      </a:prstGeom>
                    </pic:spPr>
                  </pic:pic>
                </a:graphicData>
              </a:graphic>
            </wp:inline>
          </w:drawing>
        </w:r>
      </w:del>
    </w:p>
    <w:p w:rsidR="00C20AEA" w:rsidDel="007E1FB8" w:rsidRDefault="00C20AEA">
      <w:pPr>
        <w:pStyle w:val="ST2"/>
        <w:jc w:val="both"/>
        <w:rPr>
          <w:del w:id="902" w:author="rocks ayush" w:date="2019-04-24T00:43:00Z"/>
          <w:rStyle w:val="ST2Char"/>
        </w:rPr>
        <w:pPrChange w:id="903" w:author="rocks ayush" w:date="2019-04-24T00:46:00Z">
          <w:pPr>
            <w:pStyle w:val="Heading2"/>
          </w:pPr>
        </w:pPrChange>
      </w:pPr>
      <w:del w:id="904" w:author="rocks ayush" w:date="2019-04-24T00:43:00Z">
        <w:r w:rsidDel="007E1FB8">
          <w:delText xml:space="preserve">i)fb_view: </w:delText>
        </w:r>
        <w:r w:rsidDel="007E1FB8">
          <w:rPr>
            <w:rStyle w:val="ST2Char"/>
          </w:rPr>
          <w:delText>Contains information of faculties with the subjects that he/she teaches.</w:delText>
        </w:r>
      </w:del>
    </w:p>
    <w:p w:rsidR="00C20AEA" w:rsidDel="007E1FB8" w:rsidRDefault="00C20AEA">
      <w:pPr>
        <w:pStyle w:val="ST2"/>
        <w:jc w:val="both"/>
        <w:rPr>
          <w:del w:id="905" w:author="rocks ayush" w:date="2019-04-24T00:43:00Z"/>
        </w:rPr>
        <w:pPrChange w:id="906" w:author="rocks ayush" w:date="2019-04-24T00:46:00Z">
          <w:pPr/>
        </w:pPrChange>
      </w:pPr>
    </w:p>
    <w:p w:rsidR="00C20AEA" w:rsidDel="007E1FB8" w:rsidRDefault="00C20AEA">
      <w:pPr>
        <w:pStyle w:val="ST2"/>
        <w:jc w:val="both"/>
        <w:rPr>
          <w:del w:id="907" w:author="rocks ayush" w:date="2019-04-24T00:43:00Z"/>
          <w:rStyle w:val="rocksChar"/>
          <w:rFonts w:cstheme="minorBidi"/>
          <w:sz w:val="22"/>
          <w:szCs w:val="22"/>
        </w:rPr>
        <w:pPrChange w:id="908" w:author="rocks ayush" w:date="2019-04-24T00:46:00Z">
          <w:pPr>
            <w:pStyle w:val="Heading2"/>
          </w:pPr>
        </w:pPrChange>
      </w:pPr>
      <w:del w:id="909" w:author="rocks ayush" w:date="2019-04-24T00:43:00Z">
        <w:r w:rsidDel="007E1FB8">
          <w:delText xml:space="preserve">DDL: </w:delText>
        </w:r>
        <w:r w:rsidRPr="008E1EF1" w:rsidDel="007E1FB8">
          <w:rPr>
            <w:rStyle w:val="rocksChar"/>
          </w:rPr>
          <w:delText xml:space="preserve">create view </w:delText>
        </w:r>
        <w:r w:rsidR="0012464C" w:rsidDel="007E1FB8">
          <w:rPr>
            <w:rStyle w:val="rocksChar"/>
          </w:rPr>
          <w:delText>fb_view</w:delText>
        </w:r>
        <w:r w:rsidRPr="008E1EF1" w:rsidDel="007E1FB8">
          <w:rPr>
            <w:rStyle w:val="rocksChar"/>
          </w:rPr>
          <w:delText xml:space="preserve"> as</w:delText>
        </w:r>
      </w:del>
    </w:p>
    <w:p w:rsidR="00C20AEA" w:rsidDel="007E1FB8" w:rsidRDefault="0012464C">
      <w:pPr>
        <w:pStyle w:val="ST2"/>
        <w:jc w:val="both"/>
        <w:rPr>
          <w:del w:id="910" w:author="rocks ayush" w:date="2019-04-24T00:43:00Z"/>
        </w:rPr>
        <w:pPrChange w:id="911" w:author="rocks ayush" w:date="2019-04-24T00:46:00Z">
          <w:pPr>
            <w:pStyle w:val="rocks"/>
            <w:ind w:left="720"/>
            <w:jc w:val="both"/>
          </w:pPr>
        </w:pPrChange>
      </w:pPr>
      <w:del w:id="912" w:author="rocks ayush" w:date="2019-04-24T00:43:00Z">
        <w:r w:rsidRPr="00DB3A46" w:rsidDel="007E1FB8">
          <w:rPr>
            <w:sz w:val="28"/>
            <w:szCs w:val="28"/>
          </w:rPr>
          <w:delText>select</w:delText>
        </w:r>
        <w:r w:rsidRPr="008E1EF1" w:rsidDel="007E1FB8">
          <w:delText xml:space="preserve"> f.F_id AS f_id, f.F_NAME AS f_name,</w:delText>
        </w:r>
        <w:r w:rsidDel="007E1FB8">
          <w:delText xml:space="preserve"> </w:delText>
        </w:r>
        <w:r w:rsidRPr="008E1EF1" w:rsidDel="007E1FB8">
          <w:delText xml:space="preserve">f.gender AS gender, f.dep_id AS dep_id, s.dep_id AS branch, s.sub_code AS sub_code, s.sub_name AS sub_name, s.semester AS </w:delText>
        </w:r>
        <w:r w:rsidDel="007E1FB8">
          <w:delText xml:space="preserve">semester </w:delText>
        </w:r>
        <w:r w:rsidR="00C20AEA" w:rsidRPr="00DB3A46" w:rsidDel="007E1FB8">
          <w:rPr>
            <w:sz w:val="28"/>
            <w:szCs w:val="28"/>
          </w:rPr>
          <w:delText>from</w:delText>
        </w:r>
        <w:r w:rsidR="00C20AEA" w:rsidDel="007E1FB8">
          <w:delText xml:space="preserve"> faculty </w:delText>
        </w:r>
        <w:r w:rsidDel="007E1FB8">
          <w:delText xml:space="preserve">as f </w:delText>
        </w:r>
        <w:r w:rsidR="00C20AEA" w:rsidRPr="00C20AEA" w:rsidDel="007E1FB8">
          <w:rPr>
            <w:sz w:val="28"/>
            <w:szCs w:val="28"/>
          </w:rPr>
          <w:delText>natural join</w:delText>
        </w:r>
        <w:r w:rsidR="00C20AEA" w:rsidDel="007E1FB8">
          <w:delText xml:space="preserve"> </w:delText>
        </w:r>
        <w:r w:rsidDel="007E1FB8">
          <w:delText>subjects as s</w:delText>
        </w:r>
        <w:r w:rsidR="00C20AEA" w:rsidDel="007E1FB8">
          <w:delText>;</w:delText>
        </w:r>
      </w:del>
    </w:p>
    <w:p w:rsidR="00C20AEA" w:rsidDel="007E1FB8" w:rsidRDefault="00C20AEA">
      <w:pPr>
        <w:pStyle w:val="ST2"/>
        <w:jc w:val="both"/>
        <w:rPr>
          <w:del w:id="913" w:author="rocks ayush" w:date="2019-04-24T00:43:00Z"/>
        </w:rPr>
        <w:pPrChange w:id="914" w:author="rocks ayush" w:date="2019-04-24T00:46:00Z">
          <w:pPr>
            <w:pStyle w:val="Heading2"/>
          </w:pPr>
        </w:pPrChange>
      </w:pPr>
    </w:p>
    <w:p w:rsidR="00C20AEA" w:rsidDel="007E1FB8" w:rsidRDefault="00C20AEA">
      <w:pPr>
        <w:pStyle w:val="ST2"/>
        <w:jc w:val="both"/>
        <w:rPr>
          <w:del w:id="915" w:author="rocks ayush" w:date="2019-04-24T00:43:00Z"/>
        </w:rPr>
        <w:pPrChange w:id="916" w:author="rocks ayush" w:date="2019-04-24T00:46:00Z">
          <w:pPr>
            <w:pStyle w:val="Heading2"/>
          </w:pPr>
        </w:pPrChange>
      </w:pPr>
      <w:del w:id="917" w:author="rocks ayush" w:date="2019-04-24T00:43:00Z">
        <w:r w:rsidDel="007E1FB8">
          <w:delText xml:space="preserve">Structure of </w:delText>
        </w:r>
        <w:r w:rsidR="0012464C" w:rsidDel="007E1FB8">
          <w:delText>fb_view</w:delText>
        </w:r>
        <w:r w:rsidDel="007E1FB8">
          <w:delText>:</w:delText>
        </w:r>
      </w:del>
    </w:p>
    <w:p w:rsidR="00C20AEA" w:rsidRPr="00C20AEA" w:rsidDel="007E1FB8" w:rsidRDefault="00F30116">
      <w:pPr>
        <w:pStyle w:val="ST2"/>
        <w:jc w:val="both"/>
        <w:rPr>
          <w:del w:id="918" w:author="rocks ayush" w:date="2019-04-24T00:43:00Z"/>
        </w:rPr>
        <w:pPrChange w:id="919" w:author="rocks ayush" w:date="2019-04-24T00:46:00Z">
          <w:pPr/>
        </w:pPrChange>
      </w:pPr>
      <w:del w:id="920" w:author="rocks ayush" w:date="2019-04-24T00:43:00Z">
        <w:r w:rsidDel="007E1FB8">
          <w:tab/>
        </w:r>
        <w:r w:rsidDel="007E1FB8">
          <w:rPr>
            <w:noProof/>
          </w:rPr>
          <w:drawing>
            <wp:inline distT="0" distB="0" distL="0" distR="0" wp14:anchorId="409F01C6" wp14:editId="24AA0544">
              <wp:extent cx="4158611" cy="2263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6370" cy="2289131"/>
                      </a:xfrm>
                      <a:prstGeom prst="rect">
                        <a:avLst/>
                      </a:prstGeom>
                    </pic:spPr>
                  </pic:pic>
                </a:graphicData>
              </a:graphic>
            </wp:inline>
          </w:drawing>
        </w:r>
      </w:del>
    </w:p>
    <w:p w:rsidR="00F30116" w:rsidDel="007E1FB8" w:rsidRDefault="00F30116">
      <w:pPr>
        <w:pStyle w:val="ST2"/>
        <w:jc w:val="both"/>
        <w:rPr>
          <w:del w:id="921" w:author="rocks ayush" w:date="2019-04-24T00:43:00Z"/>
          <w:rStyle w:val="ST2Char"/>
        </w:rPr>
        <w:pPrChange w:id="922" w:author="rocks ayush" w:date="2019-04-24T00:46:00Z">
          <w:pPr>
            <w:pStyle w:val="Heading2"/>
          </w:pPr>
        </w:pPrChange>
      </w:pPr>
      <w:del w:id="923" w:author="rocks ayush" w:date="2019-04-24T00:43:00Z">
        <w:r w:rsidDel="007E1FB8">
          <w:delText xml:space="preserve">i)view_feedback2: </w:delText>
        </w:r>
        <w:r w:rsidDel="007E1FB8">
          <w:rPr>
            <w:rStyle w:val="ST2Char"/>
          </w:rPr>
          <w:delText>Contains information of feedbacks that are given to faculties by the</w:delText>
        </w:r>
        <w:r w:rsidDel="007E1FB8">
          <w:rPr>
            <w:rStyle w:val="ST2Char"/>
          </w:rPr>
          <w:tab/>
        </w:r>
        <w:r w:rsidDel="007E1FB8">
          <w:rPr>
            <w:rStyle w:val="ST2Char"/>
          </w:rPr>
          <w:tab/>
          <w:delText xml:space="preserve">         students.</w:delText>
        </w:r>
      </w:del>
    </w:p>
    <w:p w:rsidR="00F30116" w:rsidDel="007E1FB8" w:rsidRDefault="00F30116">
      <w:pPr>
        <w:pStyle w:val="ST2"/>
        <w:jc w:val="both"/>
        <w:rPr>
          <w:del w:id="924" w:author="rocks ayush" w:date="2019-04-24T00:43:00Z"/>
        </w:rPr>
        <w:pPrChange w:id="925" w:author="rocks ayush" w:date="2019-04-24T00:46:00Z">
          <w:pPr/>
        </w:pPrChange>
      </w:pPr>
    </w:p>
    <w:p w:rsidR="00F30116" w:rsidDel="007E1FB8" w:rsidRDefault="00F30116">
      <w:pPr>
        <w:pStyle w:val="ST2"/>
        <w:jc w:val="both"/>
        <w:rPr>
          <w:del w:id="926" w:author="rocks ayush" w:date="2019-04-24T00:43:00Z"/>
          <w:rStyle w:val="rocksChar"/>
          <w:rFonts w:cstheme="minorBidi"/>
          <w:sz w:val="22"/>
          <w:szCs w:val="22"/>
        </w:rPr>
        <w:pPrChange w:id="927" w:author="rocks ayush" w:date="2019-04-24T00:46:00Z">
          <w:pPr>
            <w:pStyle w:val="Heading2"/>
          </w:pPr>
        </w:pPrChange>
      </w:pPr>
      <w:del w:id="928" w:author="rocks ayush" w:date="2019-04-24T00:43:00Z">
        <w:r w:rsidDel="007E1FB8">
          <w:delText xml:space="preserve">DDL: </w:delText>
        </w:r>
        <w:r w:rsidRPr="008E1EF1" w:rsidDel="007E1FB8">
          <w:rPr>
            <w:rStyle w:val="rocksChar"/>
          </w:rPr>
          <w:delText xml:space="preserve">create view </w:delText>
        </w:r>
        <w:r w:rsidDel="007E1FB8">
          <w:rPr>
            <w:rStyle w:val="rocksChar"/>
          </w:rPr>
          <w:delText>fb_view</w:delText>
        </w:r>
        <w:r w:rsidRPr="008E1EF1" w:rsidDel="007E1FB8">
          <w:rPr>
            <w:rStyle w:val="rocksChar"/>
          </w:rPr>
          <w:delText xml:space="preserve"> as</w:delText>
        </w:r>
      </w:del>
    </w:p>
    <w:p w:rsidR="00F30116" w:rsidRPr="00F30116" w:rsidDel="007E1FB8" w:rsidRDefault="00F30116">
      <w:pPr>
        <w:pStyle w:val="ST2"/>
        <w:jc w:val="both"/>
        <w:rPr>
          <w:del w:id="929" w:author="rocks ayush" w:date="2019-04-24T00:43:00Z"/>
        </w:rPr>
        <w:pPrChange w:id="930" w:author="rocks ayush" w:date="2019-04-24T00:46:00Z">
          <w:pPr>
            <w:pStyle w:val="rocks"/>
            <w:ind w:left="720"/>
            <w:jc w:val="both"/>
          </w:pPr>
        </w:pPrChange>
      </w:pPr>
      <w:del w:id="931" w:author="rocks ayush" w:date="2019-04-24T00:43:00Z">
        <w:r w:rsidRPr="00F30116" w:rsidDel="007E1FB8">
          <w:rPr>
            <w:sz w:val="28"/>
            <w:szCs w:val="28"/>
          </w:rPr>
          <w:delText>select</w:delText>
        </w:r>
        <w:r w:rsidRPr="00F30116" w:rsidDel="007E1FB8">
          <w:delText xml:space="preserve"> s.F_id as fid,</w:delText>
        </w:r>
        <w:r w:rsidDel="007E1FB8">
          <w:delText xml:space="preserve"> </w:delText>
        </w:r>
        <w:r w:rsidRPr="00F30116" w:rsidDel="007E1FB8">
          <w:delText>s.sub_code,</w:delText>
        </w:r>
        <w:r w:rsidDel="007E1FB8">
          <w:delText xml:space="preserve"> </w:delText>
        </w:r>
        <w:r w:rsidRPr="00F30116" w:rsidDel="007E1FB8">
          <w:delText>s.sub_name,</w:delText>
        </w:r>
        <w:r w:rsidDel="007E1FB8">
          <w:delText xml:space="preserve"> </w:delText>
        </w:r>
        <w:r w:rsidRPr="00F30116" w:rsidDel="007E1FB8">
          <w:delText>semester,</w:delText>
        </w:r>
        <w:r w:rsidDel="007E1FB8">
          <w:delText xml:space="preserve">  </w:delText>
        </w:r>
        <w:r w:rsidRPr="00F30116" w:rsidDel="007E1FB8">
          <w:delText>f.dep_id as traching_dep,</w:delText>
        </w:r>
        <w:r w:rsidDel="007E1FB8">
          <w:delText xml:space="preserve"> </w:delText>
        </w:r>
        <w:r w:rsidRPr="00F30116" w:rsidDel="007E1FB8">
          <w:delText>avg(r_teaching) as teaching,</w:delText>
        </w:r>
        <w:r w:rsidDel="007E1FB8">
          <w:delText xml:space="preserve"> </w:delText>
        </w:r>
        <w:r w:rsidRPr="00F30116" w:rsidDel="007E1FB8">
          <w:delText>avg(r_marking) as marking,</w:delText>
        </w:r>
        <w:r w:rsidDel="007E1FB8">
          <w:delText xml:space="preserve"> </w:delText>
        </w:r>
        <w:r w:rsidRPr="00F30116" w:rsidDel="007E1FB8">
          <w:delText xml:space="preserve">avg(r_asgn) as assignment, avg(r_punctual) as punctuality, count(f.r_teaching) as NoOfRating </w:delText>
        </w:r>
        <w:r w:rsidRPr="00F30116" w:rsidDel="007E1FB8">
          <w:rPr>
            <w:sz w:val="28"/>
            <w:szCs w:val="28"/>
          </w:rPr>
          <w:delText>from</w:delText>
        </w:r>
        <w:r w:rsidRPr="00F30116" w:rsidDel="007E1FB8">
          <w:delText xml:space="preserve"> subjects as s </w:delText>
        </w:r>
        <w:r w:rsidRPr="00F30116" w:rsidDel="007E1FB8">
          <w:rPr>
            <w:sz w:val="28"/>
            <w:szCs w:val="28"/>
          </w:rPr>
          <w:delText>left join</w:delText>
        </w:r>
        <w:r w:rsidRPr="00F30116" w:rsidDel="007E1FB8">
          <w:delText xml:space="preserve"> feedbacks as f on s.f_id = f.f_id group by f.f_id,sub_code;</w:delText>
        </w:r>
      </w:del>
    </w:p>
    <w:p w:rsidR="00F30116" w:rsidDel="007E1FB8" w:rsidRDefault="00F30116">
      <w:pPr>
        <w:pStyle w:val="ST2"/>
        <w:jc w:val="both"/>
        <w:rPr>
          <w:del w:id="932" w:author="rocks ayush" w:date="2019-04-24T00:43:00Z"/>
        </w:rPr>
        <w:pPrChange w:id="933" w:author="rocks ayush" w:date="2019-04-24T00:46:00Z">
          <w:pPr>
            <w:pStyle w:val="Heading2"/>
          </w:pPr>
        </w:pPrChange>
      </w:pPr>
    </w:p>
    <w:p w:rsidR="00F30116" w:rsidDel="007E1FB8" w:rsidRDefault="00F30116">
      <w:pPr>
        <w:pStyle w:val="ST2"/>
        <w:jc w:val="both"/>
        <w:rPr>
          <w:del w:id="934" w:author="rocks ayush" w:date="2019-04-24T00:43:00Z"/>
        </w:rPr>
        <w:pPrChange w:id="935" w:author="rocks ayush" w:date="2019-04-24T00:46:00Z">
          <w:pPr>
            <w:pStyle w:val="Heading2"/>
          </w:pPr>
        </w:pPrChange>
      </w:pPr>
      <w:del w:id="936" w:author="rocks ayush" w:date="2019-04-24T00:43:00Z">
        <w:r w:rsidDel="007E1FB8">
          <w:delText>Structure of fb_view:</w:delText>
        </w:r>
      </w:del>
    </w:p>
    <w:p w:rsidR="00F30116" w:rsidRPr="00F30116" w:rsidDel="007E1FB8" w:rsidRDefault="00F30116">
      <w:pPr>
        <w:pStyle w:val="ST2"/>
        <w:jc w:val="both"/>
        <w:rPr>
          <w:del w:id="937" w:author="rocks ayush" w:date="2019-04-24T00:43:00Z"/>
        </w:rPr>
        <w:pPrChange w:id="938" w:author="rocks ayush" w:date="2019-04-24T00:46:00Z">
          <w:pPr/>
        </w:pPrChange>
      </w:pPr>
      <w:del w:id="939" w:author="rocks ayush" w:date="2019-04-24T00:43:00Z">
        <w:r w:rsidDel="007E1FB8">
          <w:delText xml:space="preserve">                   </w:delText>
        </w:r>
        <w:r w:rsidDel="007E1FB8">
          <w:rPr>
            <w:noProof/>
          </w:rPr>
          <w:drawing>
            <wp:inline distT="0" distB="0" distL="0" distR="0" wp14:anchorId="6A722AB0" wp14:editId="44BA712E">
              <wp:extent cx="4556760" cy="2826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1834" cy="2835996"/>
                      </a:xfrm>
                      <a:prstGeom prst="rect">
                        <a:avLst/>
                      </a:prstGeom>
                    </pic:spPr>
                  </pic:pic>
                </a:graphicData>
              </a:graphic>
            </wp:inline>
          </w:drawing>
        </w:r>
      </w:del>
    </w:p>
    <w:p w:rsidR="00C20AEA" w:rsidDel="007E1FB8" w:rsidRDefault="00C20AEA">
      <w:pPr>
        <w:pStyle w:val="ST2"/>
        <w:jc w:val="both"/>
        <w:rPr>
          <w:del w:id="940" w:author="rocks ayush" w:date="2019-04-24T00:43:00Z"/>
        </w:rPr>
        <w:pPrChange w:id="941" w:author="rocks ayush" w:date="2019-04-24T00:46:00Z">
          <w:pPr/>
        </w:pPrChange>
      </w:pPr>
    </w:p>
    <w:p w:rsidR="00C20AEA" w:rsidDel="007E1FB8" w:rsidRDefault="00DB3A46">
      <w:pPr>
        <w:pStyle w:val="ST2"/>
        <w:jc w:val="both"/>
        <w:rPr>
          <w:del w:id="942" w:author="rocks ayush" w:date="2019-04-24T00:43:00Z"/>
        </w:rPr>
        <w:pPrChange w:id="943" w:author="rocks ayush" w:date="2019-04-24T00:46:00Z">
          <w:pPr/>
        </w:pPrChange>
      </w:pPr>
      <w:del w:id="944" w:author="rocks ayush" w:date="2019-04-24T00:43:00Z">
        <w:r w:rsidDel="007E1FB8">
          <w:br w:type="page"/>
        </w:r>
      </w:del>
    </w:p>
    <w:p w:rsidR="00DB3A46" w:rsidDel="007E1FB8" w:rsidRDefault="00DB3A46">
      <w:pPr>
        <w:pStyle w:val="ST2"/>
        <w:jc w:val="both"/>
        <w:rPr>
          <w:del w:id="945" w:author="rocks ayush" w:date="2019-04-24T00:43:00Z"/>
        </w:rPr>
        <w:pPrChange w:id="946" w:author="rocks ayush" w:date="2019-04-24T00:46:00Z">
          <w:pPr/>
        </w:pPrChange>
      </w:pPr>
    </w:p>
    <w:p w:rsidR="00DB3A46" w:rsidRPr="00DB3A46" w:rsidRDefault="00DB3A46">
      <w:pPr>
        <w:pStyle w:val="Heading1"/>
        <w:pPrChange w:id="947" w:author="rocks ayush" w:date="2019-04-24T01:05:00Z">
          <w:pPr/>
        </w:pPrChange>
      </w:pPr>
      <w:del w:id="948" w:author="rocks ayush" w:date="2019-04-24T00:43:00Z">
        <w:r w:rsidDel="007E1FB8">
          <w:tab/>
        </w:r>
      </w:del>
    </w:p>
    <w:sectPr w:rsidR="00DB3A46" w:rsidRPr="00DB3A46" w:rsidSect="00037579">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F08" w:rsidRDefault="002B5F08" w:rsidP="00311C21">
      <w:pPr>
        <w:spacing w:after="0" w:line="240" w:lineRule="auto"/>
      </w:pPr>
      <w:r>
        <w:separator/>
      </w:r>
    </w:p>
  </w:endnote>
  <w:endnote w:type="continuationSeparator" w:id="0">
    <w:p w:rsidR="002B5F08" w:rsidRDefault="002B5F08" w:rsidP="0031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6B2" w:rsidRDefault="00A966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6B2" w:rsidRDefault="00A966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6B2" w:rsidRDefault="00A96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F08" w:rsidRDefault="002B5F08" w:rsidP="00311C21">
      <w:pPr>
        <w:spacing w:after="0" w:line="240" w:lineRule="auto"/>
      </w:pPr>
      <w:r>
        <w:separator/>
      </w:r>
    </w:p>
  </w:footnote>
  <w:footnote w:type="continuationSeparator" w:id="0">
    <w:p w:rsidR="002B5F08" w:rsidRDefault="002B5F08" w:rsidP="00311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6B2" w:rsidRDefault="00A966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143767571"/>
      <w:docPartObj>
        <w:docPartGallery w:val="Page Numbers (Top of Page)"/>
        <w:docPartUnique/>
      </w:docPartObj>
    </w:sdtPr>
    <w:sdtEndPr>
      <w:rPr>
        <w:b/>
        <w:bCs/>
        <w:noProof/>
        <w:color w:val="auto"/>
        <w:spacing w:val="0"/>
      </w:rPr>
    </w:sdtEndPr>
    <w:sdtContent>
      <w:bookmarkStart w:id="949" w:name="_GoBack" w:displacedByCustomXml="prev"/>
      <w:bookmarkEnd w:id="949" w:displacedByCustomXml="prev"/>
      <w:p w:rsidR="00826A06" w:rsidRDefault="00826A06">
        <w:pPr>
          <w:pStyle w:val="Header"/>
          <w:pBdr>
            <w:bottom w:val="single" w:sz="4" w:space="1" w:color="D9D9D9" w:themeColor="background1" w:themeShade="D9"/>
          </w:pBdr>
          <w:jc w:val="right"/>
          <w:rPr>
            <w:b/>
            <w:bCs/>
          </w:rPr>
        </w:pPr>
        <w:del w:id="950" w:author="rocks ayush" w:date="2019-04-24T07:41:00Z">
          <w:r w:rsidDel="00A966B2">
            <w:rPr>
              <w:color w:val="7F7F7F" w:themeColor="background1" w:themeShade="7F"/>
              <w:spacing w:val="60"/>
            </w:rPr>
            <w:delText>Page</w:delText>
          </w:r>
          <w:r w:rsidDel="00A966B2">
            <w:delText xml:space="preserve"> | </w:delText>
          </w:r>
          <w:r w:rsidDel="00A966B2">
            <w:fldChar w:fldCharType="begin"/>
          </w:r>
          <w:r w:rsidDel="00A966B2">
            <w:delInstrText xml:space="preserve"> PAGE   \* MERGEFORMAT </w:delInstrText>
          </w:r>
          <w:r w:rsidDel="00A966B2">
            <w:fldChar w:fldCharType="separate"/>
          </w:r>
          <w:r w:rsidDel="00A966B2">
            <w:rPr>
              <w:b/>
              <w:bCs/>
              <w:noProof/>
            </w:rPr>
            <w:delText>2</w:delText>
          </w:r>
          <w:r w:rsidDel="00A966B2">
            <w:rPr>
              <w:b/>
              <w:bCs/>
              <w:noProof/>
            </w:rPr>
            <w:fldChar w:fldCharType="end"/>
          </w:r>
        </w:del>
      </w:p>
    </w:sdtContent>
  </w:sdt>
  <w:p w:rsidR="00826A06" w:rsidRDefault="00826A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6B2" w:rsidRDefault="00A966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CFE"/>
    <w:multiLevelType w:val="hybridMultilevel"/>
    <w:tmpl w:val="09F69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397790"/>
    <w:multiLevelType w:val="hybridMultilevel"/>
    <w:tmpl w:val="47E0F3B0"/>
    <w:lvl w:ilvl="0" w:tplc="2C24BF5A">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B563B6"/>
    <w:multiLevelType w:val="hybridMultilevel"/>
    <w:tmpl w:val="1A707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9734A8"/>
    <w:multiLevelType w:val="hybridMultilevel"/>
    <w:tmpl w:val="1ABE72D2"/>
    <w:lvl w:ilvl="0" w:tplc="C50627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675300"/>
    <w:multiLevelType w:val="hybridMultilevel"/>
    <w:tmpl w:val="45402238"/>
    <w:lvl w:ilvl="0" w:tplc="3C9EE9C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D94273"/>
    <w:multiLevelType w:val="hybridMultilevel"/>
    <w:tmpl w:val="6E2C114A"/>
    <w:lvl w:ilvl="0" w:tplc="05503D12">
      <w:start w:val="1"/>
      <w:numFmt w:val="bullet"/>
      <w:lvlText w:val=""/>
      <w:lvlJc w:val="left"/>
      <w:pPr>
        <w:ind w:left="720" w:hanging="360"/>
      </w:pPr>
      <w:rPr>
        <w:rFonts w:ascii="Symbol" w:eastAsiaTheme="majorEastAsia" w:hAnsi="Symbol"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9B6653"/>
    <w:multiLevelType w:val="hybridMultilevel"/>
    <w:tmpl w:val="C91259BC"/>
    <w:lvl w:ilvl="0" w:tplc="9202CA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7B6F60"/>
    <w:multiLevelType w:val="hybridMultilevel"/>
    <w:tmpl w:val="E022F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4D39B4"/>
    <w:multiLevelType w:val="hybridMultilevel"/>
    <w:tmpl w:val="194E4232"/>
    <w:lvl w:ilvl="0" w:tplc="68CE1424">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255D23"/>
    <w:multiLevelType w:val="hybridMultilevel"/>
    <w:tmpl w:val="A5F2D782"/>
    <w:lvl w:ilvl="0" w:tplc="26A4ED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2A64DC"/>
    <w:multiLevelType w:val="hybridMultilevel"/>
    <w:tmpl w:val="4CCEE206"/>
    <w:lvl w:ilvl="0" w:tplc="A064BD9A">
      <w:start w:val="1"/>
      <w:numFmt w:val="bullet"/>
      <w:lvlText w:val=""/>
      <w:lvlJc w:val="left"/>
      <w:pPr>
        <w:ind w:left="720" w:hanging="360"/>
      </w:pPr>
      <w:rPr>
        <w:rFonts w:ascii="Symbol" w:eastAsiaTheme="majorEastAsia" w:hAnsi="Symbol"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81669F"/>
    <w:multiLevelType w:val="hybridMultilevel"/>
    <w:tmpl w:val="79F2D378"/>
    <w:lvl w:ilvl="0" w:tplc="E2849C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5E0762"/>
    <w:multiLevelType w:val="hybridMultilevel"/>
    <w:tmpl w:val="04B4E79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843F35"/>
    <w:multiLevelType w:val="hybridMultilevel"/>
    <w:tmpl w:val="A66867E0"/>
    <w:lvl w:ilvl="0" w:tplc="EB0A895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E932A8"/>
    <w:multiLevelType w:val="hybridMultilevel"/>
    <w:tmpl w:val="7B363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442325"/>
    <w:multiLevelType w:val="hybridMultilevel"/>
    <w:tmpl w:val="C5C6EA4A"/>
    <w:lvl w:ilvl="0" w:tplc="2962ECB0">
      <w:start w:val="1"/>
      <w:numFmt w:val="bullet"/>
      <w:lvlText w:val=""/>
      <w:lvlJc w:val="left"/>
      <w:pPr>
        <w:ind w:left="720" w:hanging="360"/>
      </w:pPr>
      <w:rPr>
        <w:rFonts w:ascii="Symbol" w:eastAsiaTheme="majorEastAsia" w:hAnsi="Symbol"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884B90"/>
    <w:multiLevelType w:val="hybridMultilevel"/>
    <w:tmpl w:val="23BA1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573B92"/>
    <w:multiLevelType w:val="hybridMultilevel"/>
    <w:tmpl w:val="3146C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6673B7"/>
    <w:multiLevelType w:val="hybridMultilevel"/>
    <w:tmpl w:val="61C6770E"/>
    <w:lvl w:ilvl="0" w:tplc="14B8258A">
      <w:start w:val="1"/>
      <w:numFmt w:val="bullet"/>
      <w:lvlText w:val=""/>
      <w:lvlJc w:val="left"/>
      <w:pPr>
        <w:ind w:left="720" w:hanging="360"/>
      </w:pPr>
      <w:rPr>
        <w:rFonts w:ascii="Symbol" w:eastAsiaTheme="majorEastAsia" w:hAnsi="Symbol"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6F6092"/>
    <w:multiLevelType w:val="hybridMultilevel"/>
    <w:tmpl w:val="75909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EF28A5"/>
    <w:multiLevelType w:val="hybridMultilevel"/>
    <w:tmpl w:val="1B4C95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6"/>
  </w:num>
  <w:num w:numId="3">
    <w:abstractNumId w:val="0"/>
  </w:num>
  <w:num w:numId="4">
    <w:abstractNumId w:val="14"/>
  </w:num>
  <w:num w:numId="5">
    <w:abstractNumId w:val="17"/>
  </w:num>
  <w:num w:numId="6">
    <w:abstractNumId w:val="19"/>
  </w:num>
  <w:num w:numId="7">
    <w:abstractNumId w:val="2"/>
  </w:num>
  <w:num w:numId="8">
    <w:abstractNumId w:val="20"/>
  </w:num>
  <w:num w:numId="9">
    <w:abstractNumId w:val="12"/>
  </w:num>
  <w:num w:numId="10">
    <w:abstractNumId w:val="3"/>
  </w:num>
  <w:num w:numId="11">
    <w:abstractNumId w:val="8"/>
  </w:num>
  <w:num w:numId="12">
    <w:abstractNumId w:val="5"/>
  </w:num>
  <w:num w:numId="13">
    <w:abstractNumId w:val="18"/>
  </w:num>
  <w:num w:numId="14">
    <w:abstractNumId w:val="15"/>
  </w:num>
  <w:num w:numId="15">
    <w:abstractNumId w:val="10"/>
  </w:num>
  <w:num w:numId="16">
    <w:abstractNumId w:val="13"/>
  </w:num>
  <w:num w:numId="17">
    <w:abstractNumId w:val="9"/>
  </w:num>
  <w:num w:numId="18">
    <w:abstractNumId w:val="6"/>
  </w:num>
  <w:num w:numId="19">
    <w:abstractNumId w:val="4"/>
  </w:num>
  <w:num w:numId="20">
    <w:abstractNumId w:val="11"/>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cks ayush">
    <w15:presenceInfo w15:providerId="Windows Live" w15:userId="fc5b15b275b7a3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8E2"/>
    <w:rsid w:val="00036E0F"/>
    <w:rsid w:val="00037579"/>
    <w:rsid w:val="00053D71"/>
    <w:rsid w:val="000646C2"/>
    <w:rsid w:val="00120EFD"/>
    <w:rsid w:val="0012464C"/>
    <w:rsid w:val="00135965"/>
    <w:rsid w:val="001613D4"/>
    <w:rsid w:val="0018077F"/>
    <w:rsid w:val="001E11AC"/>
    <w:rsid w:val="00245E63"/>
    <w:rsid w:val="00276C10"/>
    <w:rsid w:val="002A7DAA"/>
    <w:rsid w:val="002B5F08"/>
    <w:rsid w:val="00311C21"/>
    <w:rsid w:val="00360117"/>
    <w:rsid w:val="003868B8"/>
    <w:rsid w:val="00497283"/>
    <w:rsid w:val="004A1428"/>
    <w:rsid w:val="0057730D"/>
    <w:rsid w:val="00600B60"/>
    <w:rsid w:val="00624E0C"/>
    <w:rsid w:val="00677F50"/>
    <w:rsid w:val="006A67E9"/>
    <w:rsid w:val="006C473B"/>
    <w:rsid w:val="0073507B"/>
    <w:rsid w:val="00735A8D"/>
    <w:rsid w:val="00763EB7"/>
    <w:rsid w:val="007E1FB8"/>
    <w:rsid w:val="007F21D5"/>
    <w:rsid w:val="00815271"/>
    <w:rsid w:val="00826A06"/>
    <w:rsid w:val="008E1EF1"/>
    <w:rsid w:val="008F47FB"/>
    <w:rsid w:val="00A328E2"/>
    <w:rsid w:val="00A4070A"/>
    <w:rsid w:val="00A966B2"/>
    <w:rsid w:val="00AC7DCE"/>
    <w:rsid w:val="00B42EBF"/>
    <w:rsid w:val="00B60971"/>
    <w:rsid w:val="00BB1A63"/>
    <w:rsid w:val="00BF1706"/>
    <w:rsid w:val="00C20AEA"/>
    <w:rsid w:val="00C960D3"/>
    <w:rsid w:val="00CC25DB"/>
    <w:rsid w:val="00CE6707"/>
    <w:rsid w:val="00CF1ED3"/>
    <w:rsid w:val="00D03C3C"/>
    <w:rsid w:val="00D47F70"/>
    <w:rsid w:val="00DB3A46"/>
    <w:rsid w:val="00E42502"/>
    <w:rsid w:val="00E53C57"/>
    <w:rsid w:val="00F037F6"/>
    <w:rsid w:val="00F175FD"/>
    <w:rsid w:val="00F301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F2DA9"/>
  <w15:chartTrackingRefBased/>
  <w15:docId w15:val="{94CAE274-5847-46C4-8368-A08E1B7C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28E2"/>
    <w:rPr>
      <w:rFonts w:eastAsiaTheme="minorEastAsia"/>
    </w:rPr>
  </w:style>
  <w:style w:type="paragraph" w:styleId="Heading1">
    <w:name w:val="heading 1"/>
    <w:basedOn w:val="Normal"/>
    <w:next w:val="Normal"/>
    <w:link w:val="Heading1Char"/>
    <w:uiPriority w:val="9"/>
    <w:qFormat/>
    <w:rsid w:val="001613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7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F1ED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F037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28E2"/>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328E2"/>
    <w:pPr>
      <w:ind w:left="720"/>
      <w:contextualSpacing/>
    </w:pPr>
  </w:style>
  <w:style w:type="character" w:customStyle="1" w:styleId="Heading3Char">
    <w:name w:val="Heading 3 Char"/>
    <w:basedOn w:val="DefaultParagraphFont"/>
    <w:link w:val="Heading3"/>
    <w:uiPriority w:val="9"/>
    <w:rsid w:val="00CF1ED3"/>
    <w:rPr>
      <w:rFonts w:ascii="Times New Roman" w:eastAsia="Times New Roman" w:hAnsi="Times New Roman" w:cs="Times New Roman"/>
      <w:b/>
      <w:bCs/>
      <w:sz w:val="27"/>
      <w:szCs w:val="27"/>
      <w:lang w:eastAsia="en-IN"/>
    </w:rPr>
  </w:style>
  <w:style w:type="paragraph" w:customStyle="1" w:styleId="rocks">
    <w:name w:val="rocks"/>
    <w:basedOn w:val="Normal"/>
    <w:link w:val="rocksChar"/>
    <w:qFormat/>
    <w:rsid w:val="001613D4"/>
    <w:rPr>
      <w:rFonts w:ascii="Comic Sans MS" w:hAnsi="Comic Sans MS"/>
      <w:color w:val="616161"/>
    </w:rPr>
  </w:style>
  <w:style w:type="paragraph" w:styleId="NoSpacing">
    <w:name w:val="No Spacing"/>
    <w:uiPriority w:val="1"/>
    <w:qFormat/>
    <w:rsid w:val="001613D4"/>
    <w:pPr>
      <w:spacing w:after="0" w:line="240" w:lineRule="auto"/>
    </w:pPr>
    <w:rPr>
      <w:rFonts w:eastAsiaTheme="minorEastAsia"/>
    </w:rPr>
  </w:style>
  <w:style w:type="character" w:customStyle="1" w:styleId="rocksChar">
    <w:name w:val="rocks Char"/>
    <w:basedOn w:val="DefaultParagraphFont"/>
    <w:link w:val="rocks"/>
    <w:rsid w:val="001613D4"/>
    <w:rPr>
      <w:rFonts w:ascii="Comic Sans MS" w:eastAsiaTheme="minorEastAsia" w:hAnsi="Comic Sans MS"/>
      <w:color w:val="616161"/>
    </w:rPr>
  </w:style>
  <w:style w:type="character" w:customStyle="1" w:styleId="Heading1Char">
    <w:name w:val="Heading 1 Char"/>
    <w:basedOn w:val="DefaultParagraphFont"/>
    <w:link w:val="Heading1"/>
    <w:uiPriority w:val="9"/>
    <w:rsid w:val="001613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728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11C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C21"/>
    <w:rPr>
      <w:rFonts w:asciiTheme="majorHAnsi" w:eastAsiaTheme="majorEastAsia" w:hAnsiTheme="majorHAnsi" w:cstheme="majorBidi"/>
      <w:spacing w:val="-10"/>
      <w:kern w:val="28"/>
      <w:sz w:val="56"/>
      <w:szCs w:val="56"/>
    </w:rPr>
  </w:style>
  <w:style w:type="paragraph" w:customStyle="1" w:styleId="ST2">
    <w:name w:val="ST2"/>
    <w:basedOn w:val="Heading2"/>
    <w:link w:val="ST2Char"/>
    <w:qFormat/>
    <w:rsid w:val="00311C21"/>
    <w:rPr>
      <w:rFonts w:ascii="Calibri Light" w:hAnsi="Calibri Light"/>
      <w:color w:val="000000" w:themeColor="text1"/>
    </w:rPr>
  </w:style>
  <w:style w:type="paragraph" w:styleId="Header">
    <w:name w:val="header"/>
    <w:basedOn w:val="Normal"/>
    <w:link w:val="HeaderChar"/>
    <w:uiPriority w:val="99"/>
    <w:unhideWhenUsed/>
    <w:rsid w:val="00311C21"/>
    <w:pPr>
      <w:tabs>
        <w:tab w:val="center" w:pos="4513"/>
        <w:tab w:val="right" w:pos="9026"/>
      </w:tabs>
      <w:spacing w:after="0" w:line="240" w:lineRule="auto"/>
    </w:pPr>
  </w:style>
  <w:style w:type="character" w:customStyle="1" w:styleId="ST2Char">
    <w:name w:val="ST2 Char"/>
    <w:basedOn w:val="Heading2Char"/>
    <w:link w:val="ST2"/>
    <w:rsid w:val="00311C21"/>
    <w:rPr>
      <w:rFonts w:ascii="Calibri Light" w:eastAsiaTheme="majorEastAsia" w:hAnsi="Calibri Light" w:cstheme="majorBidi"/>
      <w:color w:val="000000" w:themeColor="text1"/>
      <w:sz w:val="26"/>
      <w:szCs w:val="26"/>
    </w:rPr>
  </w:style>
  <w:style w:type="character" w:customStyle="1" w:styleId="HeaderChar">
    <w:name w:val="Header Char"/>
    <w:basedOn w:val="DefaultParagraphFont"/>
    <w:link w:val="Header"/>
    <w:uiPriority w:val="99"/>
    <w:rsid w:val="00311C21"/>
    <w:rPr>
      <w:rFonts w:eastAsiaTheme="minorEastAsia"/>
    </w:rPr>
  </w:style>
  <w:style w:type="paragraph" w:styleId="Footer">
    <w:name w:val="footer"/>
    <w:basedOn w:val="Normal"/>
    <w:link w:val="FooterChar"/>
    <w:uiPriority w:val="99"/>
    <w:unhideWhenUsed/>
    <w:rsid w:val="00311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C21"/>
    <w:rPr>
      <w:rFonts w:eastAsiaTheme="minorEastAsia"/>
    </w:rPr>
  </w:style>
  <w:style w:type="character" w:customStyle="1" w:styleId="Heading4Char">
    <w:name w:val="Heading 4 Char"/>
    <w:basedOn w:val="DefaultParagraphFont"/>
    <w:link w:val="Heading4"/>
    <w:uiPriority w:val="9"/>
    <w:rsid w:val="00F037F6"/>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8152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5271"/>
    <w:rPr>
      <w:rFonts w:ascii="Segoe UI" w:eastAsiaTheme="minorEastAsia" w:hAnsi="Segoe UI" w:cs="Segoe UI"/>
      <w:sz w:val="18"/>
      <w:szCs w:val="18"/>
    </w:rPr>
  </w:style>
  <w:style w:type="paragraph" w:customStyle="1" w:styleId="my">
    <w:name w:val="my"/>
    <w:basedOn w:val="ListParagraph"/>
    <w:link w:val="myChar"/>
    <w:qFormat/>
    <w:rsid w:val="00B60971"/>
    <w:pPr>
      <w:ind w:left="0"/>
    </w:pPr>
    <w:rPr>
      <w:color w:val="000000" w:themeColor="text1"/>
      <w:sz w:val="28"/>
      <w:szCs w:val="28"/>
    </w:rPr>
  </w:style>
  <w:style w:type="paragraph" w:customStyle="1" w:styleId="Style1">
    <w:name w:val="Style1"/>
    <w:basedOn w:val="my"/>
    <w:link w:val="Style1Char"/>
    <w:qFormat/>
    <w:rsid w:val="008F47FB"/>
  </w:style>
  <w:style w:type="character" w:customStyle="1" w:styleId="ListParagraphChar">
    <w:name w:val="List Paragraph Char"/>
    <w:basedOn w:val="DefaultParagraphFont"/>
    <w:link w:val="ListParagraph"/>
    <w:uiPriority w:val="34"/>
    <w:rsid w:val="002A7DAA"/>
    <w:rPr>
      <w:rFonts w:eastAsiaTheme="minorEastAsia"/>
    </w:rPr>
  </w:style>
  <w:style w:type="character" w:customStyle="1" w:styleId="myChar">
    <w:name w:val="my Char"/>
    <w:basedOn w:val="ListParagraphChar"/>
    <w:link w:val="my"/>
    <w:rsid w:val="00B60971"/>
    <w:rPr>
      <w:rFonts w:eastAsiaTheme="minorEastAsia"/>
      <w:color w:val="000000" w:themeColor="text1"/>
      <w:sz w:val="28"/>
      <w:szCs w:val="28"/>
    </w:rPr>
  </w:style>
  <w:style w:type="character" w:customStyle="1" w:styleId="Style1Char">
    <w:name w:val="Style1 Char"/>
    <w:basedOn w:val="myChar"/>
    <w:link w:val="Style1"/>
    <w:rsid w:val="008F47FB"/>
    <w:rPr>
      <w:rFonts w:eastAsiaTheme="minorEastAsia"/>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63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CC15B-33A5-4F46-9C34-0E3F652A0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1635</Words>
  <Characters>9325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rocks ayush</dc:creator>
  <cp:keywords/>
  <dc:description/>
  <cp:lastModifiedBy>rocks ayush</cp:lastModifiedBy>
  <cp:revision>3</cp:revision>
  <cp:lastPrinted>2019-04-24T02:08:00Z</cp:lastPrinted>
  <dcterms:created xsi:type="dcterms:W3CDTF">2019-04-23T20:08:00Z</dcterms:created>
  <dcterms:modified xsi:type="dcterms:W3CDTF">2019-04-24T02:11:00Z</dcterms:modified>
</cp:coreProperties>
</file>